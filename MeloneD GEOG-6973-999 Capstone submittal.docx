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6645" w14:textId="071621C6" w:rsidR="00D50EBA" w:rsidRPr="00190A18" w:rsidRDefault="00A67E5A" w:rsidP="00365114">
      <w:pPr>
        <w:rPr>
          <w:rFonts w:ascii="Times New Roman" w:hAnsi="Times New Roman" w:cs="Times New Roman"/>
          <w:b/>
          <w:bCs/>
          <w:sz w:val="24"/>
          <w:szCs w:val="24"/>
        </w:rPr>
      </w:pPr>
      <w:r w:rsidRPr="00A67E5A">
        <w:rPr>
          <w:rFonts w:ascii="Times New Roman" w:hAnsi="Times New Roman" w:cs="Times New Roman"/>
          <w:b/>
          <w:bCs/>
          <w:sz w:val="24"/>
          <w:szCs w:val="24"/>
        </w:rPr>
        <w:t>Using Flood Risk and Property Data to Assess Public Asset Vulnerability in Pinellas County, Florida</w:t>
      </w:r>
    </w:p>
    <w:p w14:paraId="129B0FAA" w14:textId="6AA3C659" w:rsidR="00530161" w:rsidRDefault="00EF5808" w:rsidP="00365114">
      <w:pPr>
        <w:rPr>
          <w:rFonts w:ascii="Times New Roman" w:hAnsi="Times New Roman" w:cs="Times New Roman"/>
          <w:sz w:val="24"/>
          <w:szCs w:val="24"/>
        </w:rPr>
      </w:pPr>
      <w:r w:rsidRPr="00365114">
        <w:rPr>
          <w:rFonts w:ascii="Times New Roman" w:hAnsi="Times New Roman" w:cs="Times New Roman"/>
          <w:sz w:val="24"/>
          <w:szCs w:val="24"/>
        </w:rPr>
        <w:t>Donald Melone, Jr.</w:t>
      </w:r>
      <w:r w:rsidR="00E814C2">
        <w:rPr>
          <w:rFonts w:ascii="Times New Roman" w:hAnsi="Times New Roman" w:cs="Times New Roman"/>
          <w:sz w:val="24"/>
          <w:szCs w:val="24"/>
        </w:rPr>
        <w:t>,</w:t>
      </w:r>
      <w:r w:rsidR="00365114">
        <w:rPr>
          <w:rFonts w:ascii="Times New Roman" w:hAnsi="Times New Roman" w:cs="Times New Roman"/>
          <w:sz w:val="24"/>
          <w:szCs w:val="24"/>
        </w:rPr>
        <w:t xml:space="preserve"> </w:t>
      </w:r>
      <w:r w:rsidR="006C6F62">
        <w:rPr>
          <w:rFonts w:ascii="Times New Roman" w:hAnsi="Times New Roman" w:cs="Times New Roman"/>
          <w:sz w:val="24"/>
          <w:szCs w:val="24"/>
        </w:rPr>
        <w:t>May</w:t>
      </w:r>
      <w:r w:rsidR="00864840">
        <w:rPr>
          <w:rFonts w:ascii="Times New Roman" w:hAnsi="Times New Roman" w:cs="Times New Roman"/>
          <w:sz w:val="24"/>
          <w:szCs w:val="24"/>
        </w:rPr>
        <w:t xml:space="preserve"> </w:t>
      </w:r>
      <w:r w:rsidR="001137D2">
        <w:rPr>
          <w:rFonts w:ascii="Times New Roman" w:hAnsi="Times New Roman" w:cs="Times New Roman"/>
          <w:sz w:val="24"/>
          <w:szCs w:val="24"/>
        </w:rPr>
        <w:t>10</w:t>
      </w:r>
      <w:r w:rsidRPr="004B55DA">
        <w:rPr>
          <w:rFonts w:ascii="Times New Roman" w:hAnsi="Times New Roman" w:cs="Times New Roman"/>
          <w:sz w:val="24"/>
          <w:szCs w:val="24"/>
        </w:rPr>
        <w:t>, 202</w:t>
      </w:r>
      <w:r w:rsidR="006C6F62">
        <w:rPr>
          <w:rFonts w:ascii="Times New Roman" w:hAnsi="Times New Roman" w:cs="Times New Roman"/>
          <w:sz w:val="24"/>
          <w:szCs w:val="24"/>
        </w:rPr>
        <w:t>6</w:t>
      </w:r>
    </w:p>
    <w:p w14:paraId="04B006DB" w14:textId="7C0E88AF" w:rsidR="00DD3BED" w:rsidRPr="00571CF5" w:rsidRDefault="000E033D" w:rsidP="006A3F1E">
      <w:pPr>
        <w:pStyle w:val="Heading2"/>
        <w:rPr>
          <w:rFonts w:ascii="Times New Roman" w:hAnsi="Times New Roman" w:cs="Times New Roman"/>
          <w:sz w:val="28"/>
          <w:szCs w:val="28"/>
        </w:rPr>
      </w:pPr>
      <w:r w:rsidRPr="00571CF5">
        <w:rPr>
          <w:rFonts w:ascii="Times New Roman" w:hAnsi="Times New Roman" w:cs="Times New Roman"/>
          <w:sz w:val="28"/>
          <w:szCs w:val="28"/>
        </w:rPr>
        <w:t>Abstract</w:t>
      </w:r>
    </w:p>
    <w:p w14:paraId="7F9904E1" w14:textId="575E00C4" w:rsidR="008B40E9" w:rsidRPr="008B40E9" w:rsidRDefault="00C83EBC" w:rsidP="008B40E9">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coastal communities of Florida are increasingly susceptible to flooding due to urban expansion, rising sea levels, and an escalation in the frequency and severity of natural disasters. Pinellas County, Florida, is particularly vulnerable owing to its concentrated development, predominantly low-lying terrain, and residents</w:t>
      </w:r>
      <w:r w:rsidR="00847CE8">
        <w:rPr>
          <w:rFonts w:ascii="Times New Roman" w:hAnsi="Times New Roman" w:cs="Times New Roman"/>
          <w:sz w:val="24"/>
          <w:szCs w:val="24"/>
        </w:rPr>
        <w:t>’</w:t>
      </w:r>
      <w:r>
        <w:rPr>
          <w:rFonts w:ascii="Times New Roman" w:hAnsi="Times New Roman" w:cs="Times New Roman"/>
          <w:sz w:val="24"/>
          <w:szCs w:val="24"/>
        </w:rPr>
        <w:t xml:space="preserve"> reliance on critical infrastructure for transportation, recreation, and economic activities. This study employed geographic information systems (GIS) combined with spatial analytical techniques to evaluate the vulnerability of public assets and developed parcels within flood hazard zones designated by the Federal Emergency Management Agency (FEMA) in Pinellas County. FEMA flood hazard zone data were integrated with parcel-specific property information, public park boundaries, emergency shelter locations, and additional publicly accessible GIS datasets obtained from Pinellas County Open Data. Analytical procedures, including “</w:t>
      </w:r>
      <w:r w:rsidR="00E47E36">
        <w:rPr>
          <w:rFonts w:ascii="Times New Roman" w:hAnsi="Times New Roman" w:cs="Times New Roman"/>
          <w:sz w:val="24"/>
          <w:szCs w:val="24"/>
        </w:rPr>
        <w:t>S</w:t>
      </w:r>
      <w:r>
        <w:rPr>
          <w:rFonts w:ascii="Times New Roman" w:hAnsi="Times New Roman" w:cs="Times New Roman"/>
          <w:sz w:val="24"/>
          <w:szCs w:val="24"/>
        </w:rPr>
        <w:t xml:space="preserve">patial </w:t>
      </w:r>
      <w:r w:rsidR="00E47E36">
        <w:rPr>
          <w:rFonts w:ascii="Times New Roman" w:hAnsi="Times New Roman" w:cs="Times New Roman"/>
          <w:sz w:val="24"/>
          <w:szCs w:val="24"/>
        </w:rPr>
        <w:t>J</w:t>
      </w:r>
      <w:r>
        <w:rPr>
          <w:rFonts w:ascii="Times New Roman" w:hAnsi="Times New Roman" w:cs="Times New Roman"/>
          <w:sz w:val="24"/>
          <w:szCs w:val="24"/>
        </w:rPr>
        <w:t xml:space="preserve">oin” and </w:t>
      </w:r>
      <w:r w:rsidR="00E47E36">
        <w:rPr>
          <w:rFonts w:ascii="Times New Roman" w:hAnsi="Times New Roman" w:cs="Times New Roman"/>
          <w:sz w:val="24"/>
          <w:szCs w:val="24"/>
        </w:rPr>
        <w:t>“I</w:t>
      </w:r>
      <w:r>
        <w:rPr>
          <w:rFonts w:ascii="Times New Roman" w:hAnsi="Times New Roman" w:cs="Times New Roman"/>
          <w:sz w:val="24"/>
          <w:szCs w:val="24"/>
        </w:rPr>
        <w:t xml:space="preserve">ntersection,” were performed </w:t>
      </w:r>
      <w:r w:rsidR="00B10A5E">
        <w:rPr>
          <w:rFonts w:ascii="Times New Roman" w:hAnsi="Times New Roman" w:cs="Times New Roman"/>
          <w:sz w:val="24"/>
          <w:szCs w:val="24"/>
        </w:rPr>
        <w:t>in ArcGIS Pro on the compiled datasets, enabling the identification of parcels within flood hazard zones, the classification of parcels by</w:t>
      </w:r>
      <w:r>
        <w:rPr>
          <w:rFonts w:ascii="Times New Roman" w:hAnsi="Times New Roman" w:cs="Times New Roman"/>
          <w:sz w:val="24"/>
          <w:szCs w:val="24"/>
        </w:rPr>
        <w:t xml:space="preserve"> FEMA hazard categories, and the estimation of the total property value at risk of flooding.</w:t>
      </w:r>
    </w:p>
    <w:p w14:paraId="44252708" w14:textId="3CE589F4" w:rsidR="00917702" w:rsidRDefault="007A248C" w:rsidP="00FA497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Following the analyses, this study identified 166,970 unique parcels located within FEMA flood hazard zones, representing approximately 38.24% of all parcels in Pinellas County. Of these parcels, 854 were identified as county-owned properties. The summarized property value in the </w:t>
      </w:r>
      <w:r w:rsidR="00847CE8">
        <w:rPr>
          <w:rFonts w:ascii="Times New Roman" w:hAnsi="Times New Roman" w:cs="Times New Roman"/>
          <w:sz w:val="24"/>
          <w:szCs w:val="24"/>
        </w:rPr>
        <w:t>“</w:t>
      </w:r>
      <w:r>
        <w:rPr>
          <w:rFonts w:ascii="Times New Roman" w:hAnsi="Times New Roman" w:cs="Times New Roman"/>
          <w:sz w:val="24"/>
          <w:szCs w:val="24"/>
        </w:rPr>
        <w:t xml:space="preserve">high” and “moderate” categories within flood hazard areas exceeded $124 billion. Many of the identified unique parcels are concentrated in AE and VE FEMA flood hazard zones. These results underscore that a significant portion of Pinellas County’s built environment and </w:t>
      </w:r>
      <w:r>
        <w:rPr>
          <w:rFonts w:ascii="Times New Roman" w:hAnsi="Times New Roman" w:cs="Times New Roman"/>
          <w:sz w:val="24"/>
          <w:szCs w:val="24"/>
        </w:rPr>
        <w:lastRenderedPageBreak/>
        <w:t xml:space="preserve">public infrastructure is exposed to </w:t>
      </w:r>
      <w:r w:rsidR="007E43AF">
        <w:rPr>
          <w:rFonts w:ascii="Times New Roman" w:hAnsi="Times New Roman" w:cs="Times New Roman"/>
          <w:sz w:val="24"/>
          <w:szCs w:val="24"/>
        </w:rPr>
        <w:t>frequent</w:t>
      </w:r>
      <w:r>
        <w:rPr>
          <w:rFonts w:ascii="Times New Roman" w:hAnsi="Times New Roman" w:cs="Times New Roman"/>
          <w:sz w:val="24"/>
          <w:szCs w:val="24"/>
        </w:rPr>
        <w:t xml:space="preserve"> flood risk. The final analysis affirms the value of GIS-based spatial analysis as a decision-support tool for asset management, sustainability, resilience planning, and ultimately, for prioritizing infrastructure investments in disaster-prone coastal regions.</w:t>
      </w:r>
    </w:p>
    <w:p w14:paraId="6147B4BC" w14:textId="77777777" w:rsidR="009B6D0C" w:rsidRPr="00571CF5" w:rsidRDefault="0006760D" w:rsidP="00CA4A9A">
      <w:pPr>
        <w:pStyle w:val="Heading2"/>
        <w:rPr>
          <w:rFonts w:ascii="Times New Roman" w:hAnsi="Times New Roman" w:cs="Times New Roman"/>
          <w:sz w:val="28"/>
          <w:szCs w:val="28"/>
        </w:rPr>
      </w:pPr>
      <w:r w:rsidRPr="00571CF5">
        <w:rPr>
          <w:rFonts w:ascii="Times New Roman" w:hAnsi="Times New Roman" w:cs="Times New Roman"/>
          <w:sz w:val="28"/>
          <w:szCs w:val="28"/>
        </w:rPr>
        <w:t>Introduction and Literature Review</w:t>
      </w:r>
      <w:r w:rsidR="009B6D0C" w:rsidRPr="00571CF5">
        <w:rPr>
          <w:rFonts w:ascii="Times New Roman" w:hAnsi="Times New Roman" w:cs="Times New Roman"/>
          <w:sz w:val="28"/>
          <w:szCs w:val="28"/>
        </w:rPr>
        <w:t xml:space="preserve"> </w:t>
      </w:r>
    </w:p>
    <w:p w14:paraId="29519223" w14:textId="4BD5CB39" w:rsidR="004271C8" w:rsidRPr="004271C8" w:rsidRDefault="00514D68"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Natural disasters </w:t>
      </w:r>
      <w:r w:rsidR="00170A21">
        <w:rPr>
          <w:rFonts w:ascii="Times New Roman" w:hAnsi="Times New Roman" w:cs="Times New Roman"/>
          <w:sz w:val="24"/>
          <w:szCs w:val="24"/>
        </w:rPr>
        <w:t xml:space="preserve">have profound social, economic, and environmental impacts across the United States, particularly in rapidly expanding coastal regions that are </w:t>
      </w:r>
      <w:r>
        <w:rPr>
          <w:rFonts w:ascii="Times New Roman" w:hAnsi="Times New Roman" w:cs="Times New Roman"/>
          <w:sz w:val="24"/>
          <w:szCs w:val="24"/>
        </w:rPr>
        <w:t>susceptible to hurricanes, flooding, and storm surges. The incidence of disasters incurring damages exceeding billions of dollars has risen markedly, thereby exerting substantial pressure on local authorities tasked with safeguarding public infrastructure, emergency response capabilities, and recreational amenities accessible to citizens. Coastal communities in Florida face heightened vulnerability owing to extensive commercial and residential development in low-lying zones.</w:t>
      </w:r>
    </w:p>
    <w:p w14:paraId="363D48BA" w14:textId="6E625539" w:rsidR="004271C8" w:rsidRPr="004271C8" w:rsidRDefault="007F2585"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2024 Atlantic hurricane season revealed numerous shortcomings within communities across the southeastern United States, particularly in Florida, following Hurricane Milton</w:t>
      </w:r>
      <w:r w:rsidR="00847CE8">
        <w:rPr>
          <w:rFonts w:ascii="Times New Roman" w:hAnsi="Times New Roman" w:cs="Times New Roman"/>
          <w:sz w:val="24"/>
          <w:szCs w:val="24"/>
        </w:rPr>
        <w:t>’</w:t>
      </w:r>
      <w:r>
        <w:rPr>
          <w:rFonts w:ascii="Times New Roman" w:hAnsi="Times New Roman" w:cs="Times New Roman"/>
          <w:sz w:val="24"/>
          <w:szCs w:val="24"/>
        </w:rPr>
        <w:t>s landfall south of Tampa Bay. Both Hurricanes Helene and Milton inflicted considerable damage throughout Florida and neighboring states, disrupting residents</w:t>
      </w:r>
      <w:r w:rsidR="00847CE8">
        <w:rPr>
          <w:rFonts w:ascii="Times New Roman" w:hAnsi="Times New Roman" w:cs="Times New Roman"/>
          <w:sz w:val="24"/>
          <w:szCs w:val="24"/>
        </w:rPr>
        <w:t>’</w:t>
      </w:r>
      <w:r>
        <w:rPr>
          <w:rFonts w:ascii="Times New Roman" w:hAnsi="Times New Roman" w:cs="Times New Roman"/>
          <w:sz w:val="24"/>
          <w:szCs w:val="24"/>
        </w:rPr>
        <w:t xml:space="preserve"> daily routines, impairing public and private infrastructure, and imposing unforeseen financial burdens on municipal budgets. Many municipalities, already experiencing economic constraints, encountered additional obstacles in their recovery efforts. The repercussions of Hurricanes Helene and Milton prompted discussions—both internally and among municipal authorities—regarding outdated infrastructure and the challenges arising from diverse local economies, all of which underscore the necessity for effective planning and asset management strategies.</w:t>
      </w:r>
    </w:p>
    <w:p w14:paraId="0F9AD6B8" w14:textId="4EEB4FA3" w:rsidR="004271C8" w:rsidRPr="004271C8" w:rsidRDefault="00355C2B"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Pinellas County, Florida, exemplifies the vulnerability of public assets. This densely urbanized coastal region contains a substantial concentration of infrastructure, </w:t>
      </w:r>
      <w:r w:rsidR="00A56A35">
        <w:rPr>
          <w:rFonts w:ascii="Times New Roman" w:hAnsi="Times New Roman" w:cs="Times New Roman"/>
          <w:sz w:val="24"/>
          <w:szCs w:val="24"/>
        </w:rPr>
        <w:t>including both public and private facilities located in</w:t>
      </w:r>
      <w:r>
        <w:rPr>
          <w:rFonts w:ascii="Times New Roman" w:hAnsi="Times New Roman" w:cs="Times New Roman"/>
          <w:sz w:val="24"/>
          <w:szCs w:val="24"/>
        </w:rPr>
        <w:t xml:space="preserve"> flood-prone areas. Its territory incorporates numerous public amenities, transportation systems, recreational spaces, and other municipal assets that serve residents</w:t>
      </w:r>
      <w:r w:rsidR="00847CE8">
        <w:rPr>
          <w:rFonts w:ascii="Times New Roman" w:hAnsi="Times New Roman" w:cs="Times New Roman"/>
          <w:sz w:val="24"/>
          <w:szCs w:val="24"/>
        </w:rPr>
        <w:t>’</w:t>
      </w:r>
      <w:r>
        <w:rPr>
          <w:rFonts w:ascii="Times New Roman" w:hAnsi="Times New Roman" w:cs="Times New Roman"/>
          <w:sz w:val="24"/>
          <w:szCs w:val="24"/>
        </w:rPr>
        <w:t xml:space="preserve"> needs and support a tourism-oriented economy. </w:t>
      </w:r>
      <w:r w:rsidR="00CC1E37">
        <w:rPr>
          <w:rFonts w:ascii="Times New Roman" w:hAnsi="Times New Roman" w:cs="Times New Roman"/>
          <w:sz w:val="24"/>
          <w:szCs w:val="24"/>
        </w:rPr>
        <w:t>Increasing</w:t>
      </w:r>
      <w:r>
        <w:rPr>
          <w:rFonts w:ascii="Times New Roman" w:hAnsi="Times New Roman" w:cs="Times New Roman"/>
          <w:sz w:val="24"/>
          <w:szCs w:val="24"/>
        </w:rPr>
        <w:t xml:space="preserve"> population growth and coastal development exacerbate flood risk exposure while simultaneously augmenting the responsibilities of local authorities to sustain infrastructure resilience.</w:t>
      </w:r>
    </w:p>
    <w:p w14:paraId="3EFD667D" w14:textId="7B9B80BE" w:rsidR="004271C8" w:rsidRDefault="00D86980"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Geographic Information Systems (GIS) and spatial analysis methodologies are indispensable tools utilized for hazard assessment, infrastructure development, and disaster response. Spatial analysis enables professionals, researchers, and urban planners to delineate exposure patterns and evaluate the sustainability and vulnerability of infrastructure, thereby facilitating data-informed decision-making. The integration of FEMA flood hazard data with local parcel and infrastructure datasets provides an effective means to quantify flood exposure and analyze risk distribution within developed areas and public assets. This study employs GIS-based spatial analysis to assess flood exposure for developed parcels and public </w:t>
      </w:r>
      <w:r w:rsidR="00EE33C8">
        <w:rPr>
          <w:rFonts w:ascii="Times New Roman" w:hAnsi="Times New Roman" w:cs="Times New Roman"/>
          <w:sz w:val="24"/>
          <w:szCs w:val="24"/>
        </w:rPr>
        <w:t>spaces</w:t>
      </w:r>
      <w:r>
        <w:rPr>
          <w:rFonts w:ascii="Times New Roman" w:hAnsi="Times New Roman" w:cs="Times New Roman"/>
          <w:sz w:val="24"/>
          <w:szCs w:val="24"/>
        </w:rPr>
        <w:t xml:space="preserve"> in Pinellas County. The primary objective is to demonstrate how spatial analysis can </w:t>
      </w:r>
      <w:r w:rsidR="0048154B">
        <w:rPr>
          <w:rFonts w:ascii="Times New Roman" w:hAnsi="Times New Roman" w:cs="Times New Roman"/>
          <w:sz w:val="24"/>
          <w:szCs w:val="24"/>
        </w:rPr>
        <w:t>help local governments identify vulnerable infrastructure, prioritize investments, and enhance</w:t>
      </w:r>
      <w:r>
        <w:rPr>
          <w:rFonts w:ascii="Times New Roman" w:hAnsi="Times New Roman" w:cs="Times New Roman"/>
          <w:sz w:val="24"/>
          <w:szCs w:val="24"/>
        </w:rPr>
        <w:t xml:space="preserve"> resilience planning.</w:t>
      </w:r>
    </w:p>
    <w:p w14:paraId="653D28FD" w14:textId="70665466" w:rsidR="007113B1" w:rsidRPr="001E2031" w:rsidRDefault="00870014" w:rsidP="001E2031">
      <w:pPr>
        <w:pStyle w:val="Heading3"/>
        <w:spacing w:afterLines="160" w:after="384"/>
        <w:ind w:firstLine="720"/>
        <w:rPr>
          <w:sz w:val="24"/>
          <w:szCs w:val="24"/>
        </w:rPr>
      </w:pPr>
      <w:r w:rsidRPr="00DE7642">
        <w:rPr>
          <w:sz w:val="24"/>
          <w:szCs w:val="24"/>
          <w:u w:val="single"/>
        </w:rPr>
        <w:t>Research Question</w:t>
      </w:r>
      <w:r w:rsidRPr="001E2031">
        <w:rPr>
          <w:sz w:val="24"/>
          <w:szCs w:val="24"/>
        </w:rPr>
        <w:t>:</w:t>
      </w:r>
      <w:r w:rsidR="001E2031">
        <w:rPr>
          <w:sz w:val="24"/>
          <w:szCs w:val="24"/>
        </w:rPr>
        <w:t xml:space="preserve"> </w:t>
      </w:r>
    </w:p>
    <w:p w14:paraId="44C98ADB" w14:textId="4C2C7898" w:rsidR="00870014" w:rsidRPr="00870014" w:rsidRDefault="00B33FBC" w:rsidP="00F00DF7">
      <w:pPr>
        <w:spacing w:line="480" w:lineRule="auto"/>
        <w:ind w:firstLine="720"/>
        <w:rPr>
          <w:rFonts w:ascii="Times New Roman" w:hAnsi="Times New Roman" w:cs="Times New Roman"/>
          <w:sz w:val="24"/>
          <w:szCs w:val="24"/>
        </w:rPr>
      </w:pPr>
      <w:r w:rsidRPr="00B33FBC">
        <w:rPr>
          <w:rFonts w:ascii="Times New Roman" w:hAnsi="Times New Roman" w:cs="Times New Roman"/>
          <w:sz w:val="24"/>
          <w:szCs w:val="24"/>
        </w:rPr>
        <w:t>How can spatial analysis of flood risk data help identify vulnerable public assets in Pinellas County, Florida?</w:t>
      </w:r>
    </w:p>
    <w:p w14:paraId="46FBA1C9" w14:textId="7800181E" w:rsidR="007113B1" w:rsidRPr="001E2031" w:rsidRDefault="00870014" w:rsidP="001E2031">
      <w:pPr>
        <w:pStyle w:val="Heading3"/>
        <w:spacing w:afterLines="160" w:after="384"/>
        <w:ind w:firstLine="720"/>
        <w:rPr>
          <w:sz w:val="24"/>
          <w:szCs w:val="24"/>
        </w:rPr>
      </w:pPr>
      <w:r w:rsidRPr="00DE7642">
        <w:rPr>
          <w:sz w:val="24"/>
          <w:szCs w:val="24"/>
          <w:u w:val="single"/>
        </w:rPr>
        <w:lastRenderedPageBreak/>
        <w:t>Research Objectives</w:t>
      </w:r>
      <w:r w:rsidR="00222A78" w:rsidRPr="001E2031">
        <w:rPr>
          <w:sz w:val="24"/>
          <w:szCs w:val="24"/>
        </w:rPr>
        <w:t>:</w:t>
      </w:r>
    </w:p>
    <w:p w14:paraId="3761FC56" w14:textId="199BD65F" w:rsidR="000B6174" w:rsidRDefault="00870014" w:rsidP="00F00DF7">
      <w:pPr>
        <w:spacing w:line="480" w:lineRule="auto"/>
        <w:ind w:firstLine="720"/>
        <w:rPr>
          <w:rFonts w:ascii="Times New Roman" w:hAnsi="Times New Roman" w:cs="Times New Roman"/>
          <w:sz w:val="24"/>
          <w:szCs w:val="24"/>
        </w:rPr>
      </w:pPr>
      <w:r w:rsidRPr="006127F3">
        <w:rPr>
          <w:rFonts w:ascii="Times New Roman" w:hAnsi="Times New Roman" w:cs="Times New Roman"/>
          <w:sz w:val="24"/>
          <w:szCs w:val="24"/>
          <w:u w:val="single"/>
        </w:rPr>
        <w:t>Objective 1</w:t>
      </w:r>
      <w:r w:rsidRPr="00DC49BF">
        <w:rPr>
          <w:rFonts w:ascii="Times New Roman" w:hAnsi="Times New Roman" w:cs="Times New Roman"/>
          <w:sz w:val="24"/>
          <w:szCs w:val="24"/>
        </w:rPr>
        <w:t>: Identify assets located within FEMA</w:t>
      </w:r>
      <w:r w:rsidR="00152C3C">
        <w:rPr>
          <w:rFonts w:ascii="Times New Roman" w:hAnsi="Times New Roman" w:cs="Times New Roman"/>
          <w:sz w:val="24"/>
          <w:szCs w:val="24"/>
        </w:rPr>
        <w:t>-</w:t>
      </w:r>
      <w:r w:rsidRPr="00DC49BF">
        <w:rPr>
          <w:rFonts w:ascii="Times New Roman" w:hAnsi="Times New Roman" w:cs="Times New Roman"/>
          <w:sz w:val="24"/>
          <w:szCs w:val="24"/>
        </w:rPr>
        <w:t>designated flood hazard zones.</w:t>
      </w:r>
    </w:p>
    <w:p w14:paraId="4A8D1B65" w14:textId="080CBCEB" w:rsidR="000B6174" w:rsidRDefault="00870014" w:rsidP="00F00DF7">
      <w:pPr>
        <w:spacing w:line="480" w:lineRule="auto"/>
        <w:ind w:firstLine="720"/>
        <w:rPr>
          <w:rFonts w:ascii="Times New Roman" w:hAnsi="Times New Roman" w:cs="Times New Roman"/>
          <w:sz w:val="24"/>
          <w:szCs w:val="24"/>
        </w:rPr>
      </w:pPr>
      <w:r w:rsidRPr="006127F3">
        <w:rPr>
          <w:rFonts w:ascii="Times New Roman" w:hAnsi="Times New Roman" w:cs="Times New Roman"/>
          <w:sz w:val="24"/>
          <w:szCs w:val="24"/>
          <w:u w:val="single"/>
        </w:rPr>
        <w:t>Objective 2</w:t>
      </w:r>
      <w:r w:rsidRPr="00DC49BF">
        <w:rPr>
          <w:rFonts w:ascii="Times New Roman" w:hAnsi="Times New Roman" w:cs="Times New Roman"/>
          <w:sz w:val="24"/>
          <w:szCs w:val="24"/>
        </w:rPr>
        <w:t>: Use GIS spatial analysis to classify levels of flood exposure.</w:t>
      </w:r>
    </w:p>
    <w:p w14:paraId="4AC396A0" w14:textId="66D4F9D2" w:rsidR="00870014" w:rsidRDefault="005A5E02" w:rsidP="00F00DF7">
      <w:pPr>
        <w:spacing w:line="480" w:lineRule="auto"/>
        <w:ind w:firstLine="720"/>
        <w:rPr>
          <w:rFonts w:ascii="Times New Roman" w:hAnsi="Times New Roman" w:cs="Times New Roman"/>
          <w:sz w:val="24"/>
          <w:szCs w:val="24"/>
        </w:rPr>
      </w:pPr>
      <w:r>
        <w:rPr>
          <w:rFonts w:ascii="Times New Roman" w:hAnsi="Times New Roman" w:cs="Times New Roman"/>
          <w:sz w:val="24"/>
          <w:szCs w:val="24"/>
          <w:u w:val="single"/>
        </w:rPr>
        <w:t>Objective 3</w:t>
      </w:r>
      <w:r w:rsidRPr="001E2031">
        <w:rPr>
          <w:rFonts w:ascii="Times New Roman" w:hAnsi="Times New Roman" w:cs="Times New Roman"/>
          <w:sz w:val="24"/>
          <w:szCs w:val="24"/>
        </w:rPr>
        <w:t xml:space="preserve">: </w:t>
      </w:r>
      <w:r w:rsidRPr="00C41352">
        <w:rPr>
          <w:rFonts w:ascii="Times New Roman" w:hAnsi="Times New Roman" w:cs="Times New Roman"/>
          <w:sz w:val="24"/>
          <w:szCs w:val="24"/>
        </w:rPr>
        <w:t>Assess the potential impact of flood exposure on future asset management and resilience planning decisions within Pinellas County.</w:t>
      </w:r>
    </w:p>
    <w:p w14:paraId="33C1BE27" w14:textId="77777777" w:rsidR="00642268" w:rsidRPr="007113B1" w:rsidRDefault="00642268" w:rsidP="00C05DB7">
      <w:pPr>
        <w:pStyle w:val="Heading3"/>
        <w:spacing w:afterLines="160" w:after="384"/>
        <w:ind w:firstLine="720"/>
        <w:rPr>
          <w:sz w:val="24"/>
          <w:szCs w:val="24"/>
        </w:rPr>
      </w:pPr>
      <w:r w:rsidRPr="007113B1">
        <w:rPr>
          <w:sz w:val="24"/>
          <w:szCs w:val="24"/>
        </w:rPr>
        <w:t>Increasing Disaster Risk and Coastal Vulnerability</w:t>
      </w:r>
    </w:p>
    <w:p w14:paraId="23DC0B18" w14:textId="5AA2A611" w:rsidR="00642268" w:rsidRDefault="00864054"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escalating impact of natural hazards on populations </w:t>
      </w:r>
      <w:r w:rsidR="008203AB">
        <w:rPr>
          <w:rFonts w:ascii="Times New Roman" w:hAnsi="Times New Roman" w:cs="Times New Roman"/>
          <w:sz w:val="24"/>
          <w:szCs w:val="24"/>
        </w:rPr>
        <w:t>in coastal regions is primarily attributable to urban expansion, environmental changes, and policies that heighten the vulnerability</w:t>
      </w:r>
      <w:r>
        <w:rPr>
          <w:rFonts w:ascii="Times New Roman" w:hAnsi="Times New Roman" w:cs="Times New Roman"/>
          <w:sz w:val="24"/>
          <w:szCs w:val="24"/>
        </w:rPr>
        <w:t xml:space="preserve"> of infrastructure and communities. Numerous scholars assert that disasters are frequently exacerbated by human decisions concerning land use, planning, and infrastructure investments, rather than solely by inherent natural factors. Kelman (2020) emphasized that many disasters are characterized as “disasters by choice,” recognizing that communities continue to develop in hazard-prone areas despite widespread awareness of environmental risks. Similarly, Montz et al. (2017) observed that increases in population and economic activities within coastal zones have amplified global vulnerability to disasters.</w:t>
      </w:r>
    </w:p>
    <w:p w14:paraId="4B05625D" w14:textId="77777777" w:rsidR="00AD498C" w:rsidRDefault="00AD498C" w:rsidP="00AD498C">
      <w:pPr>
        <w:pStyle w:val="Caption"/>
        <w:jc w:val="center"/>
      </w:pPr>
      <w:r>
        <w:rPr>
          <w:rFonts w:ascii="Times New Roman" w:hAnsi="Times New Roman" w:cs="Times New Roman"/>
          <w:noProof/>
          <w:sz w:val="24"/>
          <w:szCs w:val="24"/>
        </w:rPr>
        <w:lastRenderedPageBreak/>
        <w:drawing>
          <wp:inline distT="0" distB="0" distL="0" distR="0" wp14:anchorId="6F26C1D1" wp14:editId="70CEA514">
            <wp:extent cx="5943600" cy="3225640"/>
            <wp:effectExtent l="0" t="0" r="0" b="0"/>
            <wp:docPr id="1206447924" name="Picture 1" descr="A map of the united states with different weather symbols&#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7924" name="Picture 1" descr="A map of the united states with different weather symbols&#10;&#10;AI-generated content may be incorrect.">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5943600" cy="3225640"/>
                    </a:xfrm>
                    <a:prstGeom prst="rect">
                      <a:avLst/>
                    </a:prstGeom>
                  </pic:spPr>
                </pic:pic>
              </a:graphicData>
            </a:graphic>
          </wp:inline>
        </w:drawing>
      </w:r>
    </w:p>
    <w:p w14:paraId="289B76BC" w14:textId="67C4EFCF" w:rsidR="00AD498C" w:rsidRPr="007B24FB" w:rsidRDefault="00AD498C" w:rsidP="00AD498C">
      <w:pPr>
        <w:pStyle w:val="Caption"/>
        <w:jc w:val="center"/>
        <w:rPr>
          <w:rFonts w:ascii="Times New Roman" w:hAnsi="Times New Roman" w:cs="Times New Roman"/>
          <w:sz w:val="20"/>
          <w:szCs w:val="20"/>
        </w:rPr>
      </w:pPr>
      <w:r w:rsidRPr="007B24FB">
        <w:rPr>
          <w:rFonts w:ascii="Times New Roman" w:hAnsi="Times New Roman" w:cs="Times New Roman"/>
          <w:sz w:val="20"/>
          <w:szCs w:val="20"/>
        </w:rPr>
        <w:t xml:space="preserve">Figure </w:t>
      </w:r>
      <w:r w:rsidRPr="007B24FB">
        <w:rPr>
          <w:rFonts w:ascii="Times New Roman" w:hAnsi="Times New Roman" w:cs="Times New Roman"/>
          <w:sz w:val="20"/>
          <w:szCs w:val="20"/>
        </w:rPr>
        <w:fldChar w:fldCharType="begin"/>
      </w:r>
      <w:r w:rsidRPr="007B24FB">
        <w:rPr>
          <w:rFonts w:ascii="Times New Roman" w:hAnsi="Times New Roman" w:cs="Times New Roman"/>
          <w:sz w:val="20"/>
          <w:szCs w:val="20"/>
        </w:rPr>
        <w:instrText xml:space="preserve"> SEQ Figure \* ARABIC </w:instrText>
      </w:r>
      <w:r w:rsidRPr="007B24FB">
        <w:rPr>
          <w:rFonts w:ascii="Times New Roman" w:hAnsi="Times New Roman" w:cs="Times New Roman"/>
          <w:sz w:val="20"/>
          <w:szCs w:val="20"/>
        </w:rPr>
        <w:fldChar w:fldCharType="separate"/>
      </w:r>
      <w:r w:rsidR="007B24FB" w:rsidRPr="007B24FB">
        <w:rPr>
          <w:rFonts w:ascii="Times New Roman" w:hAnsi="Times New Roman" w:cs="Times New Roman"/>
          <w:noProof/>
          <w:sz w:val="20"/>
          <w:szCs w:val="20"/>
        </w:rPr>
        <w:t>1</w:t>
      </w:r>
      <w:r w:rsidRPr="007B24FB">
        <w:rPr>
          <w:rFonts w:ascii="Times New Roman" w:hAnsi="Times New Roman" w:cs="Times New Roman"/>
          <w:sz w:val="20"/>
          <w:szCs w:val="20"/>
        </w:rPr>
        <w:fldChar w:fldCharType="end"/>
      </w:r>
      <w:r w:rsidRPr="007B24FB">
        <w:rPr>
          <w:rFonts w:ascii="Times New Roman" w:hAnsi="Times New Roman" w:cs="Times New Roman"/>
          <w:sz w:val="20"/>
          <w:szCs w:val="20"/>
        </w:rPr>
        <w:t>: NOAA map showcasing documented disasters around the United States by NCEI.</w:t>
      </w:r>
    </w:p>
    <w:p w14:paraId="2D2E4333" w14:textId="247C3720" w:rsidR="00642268" w:rsidRPr="00642268" w:rsidRDefault="0056553D"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Florida is among the most hazard-prone states within the United States, primarily due to its extensive coastline, low elevation, and recurrent hurricanes. Keller and DeVecchio (2019) emphasize that hurricanes pose threats such as wind damage, flooding, storm surges, and erosion. These hazards frequently trigger successive effects that disrupt transportation, utilities, public </w:t>
      </w:r>
      <w:r w:rsidR="00DA5AA4">
        <w:rPr>
          <w:rFonts w:ascii="Times New Roman" w:hAnsi="Times New Roman" w:cs="Times New Roman"/>
          <w:sz w:val="24"/>
          <w:szCs w:val="24"/>
        </w:rPr>
        <w:t>spaces</w:t>
      </w:r>
      <w:r>
        <w:rPr>
          <w:rFonts w:ascii="Times New Roman" w:hAnsi="Times New Roman" w:cs="Times New Roman"/>
          <w:sz w:val="24"/>
          <w:szCs w:val="24"/>
        </w:rPr>
        <w:t>, and local economies. Data</w:t>
      </w:r>
      <w:r w:rsidR="00A74884">
        <w:rPr>
          <w:rFonts w:ascii="Times New Roman" w:hAnsi="Times New Roman" w:cs="Times New Roman"/>
          <w:sz w:val="24"/>
          <w:szCs w:val="24"/>
        </w:rPr>
        <w:t xml:space="preserve"> </w:t>
      </w:r>
      <w:r w:rsidR="00551DAD">
        <w:rPr>
          <w:rFonts w:ascii="Times New Roman" w:hAnsi="Times New Roman" w:cs="Times New Roman"/>
          <w:sz w:val="24"/>
          <w:szCs w:val="24"/>
        </w:rPr>
        <w:t>from NOAA</w:t>
      </w:r>
      <w:r w:rsidR="00847CE8">
        <w:rPr>
          <w:rFonts w:ascii="Times New Roman" w:hAnsi="Times New Roman" w:cs="Times New Roman"/>
          <w:sz w:val="24"/>
          <w:szCs w:val="24"/>
        </w:rPr>
        <w:t>’</w:t>
      </w:r>
      <w:r w:rsidR="00551DAD">
        <w:rPr>
          <w:rFonts w:ascii="Times New Roman" w:hAnsi="Times New Roman" w:cs="Times New Roman"/>
          <w:sz w:val="24"/>
          <w:szCs w:val="24"/>
        </w:rPr>
        <w:t>s Billion-Dollar Disaster map (Figure 1)</w:t>
      </w:r>
      <w:r w:rsidR="008203AB">
        <w:rPr>
          <w:rFonts w:ascii="Times New Roman" w:hAnsi="Times New Roman" w:cs="Times New Roman"/>
          <w:sz w:val="24"/>
          <w:szCs w:val="24"/>
        </w:rPr>
        <w:t xml:space="preserve"> </w:t>
      </w:r>
      <w:r w:rsidR="00900BB6">
        <w:rPr>
          <w:rFonts w:ascii="Times New Roman" w:hAnsi="Times New Roman" w:cs="Times New Roman"/>
          <w:sz w:val="24"/>
          <w:szCs w:val="24"/>
        </w:rPr>
        <w:t>shows</w:t>
      </w:r>
      <w:r w:rsidR="008203AB">
        <w:rPr>
          <w:rFonts w:ascii="Times New Roman" w:hAnsi="Times New Roman" w:cs="Times New Roman"/>
          <w:sz w:val="24"/>
          <w:szCs w:val="24"/>
        </w:rPr>
        <w:t xml:space="preserve"> </w:t>
      </w:r>
      <w:r w:rsidR="002405F9">
        <w:rPr>
          <w:rFonts w:ascii="Times New Roman" w:hAnsi="Times New Roman" w:cs="Times New Roman"/>
          <w:sz w:val="24"/>
          <w:szCs w:val="24"/>
        </w:rPr>
        <w:t xml:space="preserve">the economic impact </w:t>
      </w:r>
      <w:r w:rsidR="00900BB6">
        <w:rPr>
          <w:rFonts w:ascii="Times New Roman" w:hAnsi="Times New Roman" w:cs="Times New Roman"/>
          <w:sz w:val="24"/>
          <w:szCs w:val="24"/>
        </w:rPr>
        <w:t>of hurricanes and severe weather events throughout 2024.</w:t>
      </w:r>
    </w:p>
    <w:p w14:paraId="53C3CFDF" w14:textId="62605F53" w:rsidR="00642268" w:rsidRPr="00642268" w:rsidRDefault="00855A02"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Economic vulnerability represents a considerable concern for coastal communities. Clayton et al. (2021) argued that climate-related flood risks increasingly influence real estate markets and long-term property valuations. Gallagher and Hartley (2017) noted that natural disasters have enduring financial repercussions on households and communities, particularly when recovery expenditures exceed available resources. Howell and Elliott (2019) further demonstrated that disasters can intensify wealth inequality through inequitable recovery mechanisms and unequal access to resources. Beyond immediate economic damage, </w:t>
      </w:r>
      <w:r>
        <w:rPr>
          <w:rFonts w:ascii="Times New Roman" w:hAnsi="Times New Roman" w:cs="Times New Roman"/>
          <w:sz w:val="24"/>
          <w:szCs w:val="24"/>
        </w:rPr>
        <w:lastRenderedPageBreak/>
        <w:t xml:space="preserve">communities encounter significant social repercussions following disasters. Peacock et al. (2018) analyzed issues </w:t>
      </w:r>
      <w:r w:rsidR="00BC5DC5">
        <w:rPr>
          <w:rFonts w:ascii="Times New Roman" w:hAnsi="Times New Roman" w:cs="Times New Roman"/>
          <w:sz w:val="24"/>
          <w:szCs w:val="24"/>
        </w:rPr>
        <w:t>related to temporary housing and recovery initiatives, while Petterson et al. (2006) detailed extensive social and economic disruptions caused by</w:t>
      </w:r>
      <w:r>
        <w:rPr>
          <w:rFonts w:ascii="Times New Roman" w:hAnsi="Times New Roman" w:cs="Times New Roman"/>
          <w:sz w:val="24"/>
          <w:szCs w:val="24"/>
        </w:rPr>
        <w:t xml:space="preserve"> Hurricane Katrina. Empirical evidence consistently indicates that </w:t>
      </w:r>
      <w:r w:rsidR="00BC5DC5">
        <w:rPr>
          <w:rFonts w:ascii="Times New Roman" w:hAnsi="Times New Roman" w:cs="Times New Roman"/>
          <w:sz w:val="24"/>
          <w:szCs w:val="24"/>
        </w:rPr>
        <w:t>infrastructure failures</w:t>
      </w:r>
      <w:r>
        <w:rPr>
          <w:rFonts w:ascii="Times New Roman" w:hAnsi="Times New Roman" w:cs="Times New Roman"/>
          <w:sz w:val="24"/>
          <w:szCs w:val="24"/>
        </w:rPr>
        <w:t xml:space="preserve"> and delayed recovery efforts contribute to ongoing stress among affected populations.</w:t>
      </w:r>
    </w:p>
    <w:p w14:paraId="21F79197" w14:textId="77777777" w:rsidR="00642268" w:rsidRPr="007113B1" w:rsidRDefault="00642268" w:rsidP="00C05DB7">
      <w:pPr>
        <w:pStyle w:val="Heading3"/>
        <w:spacing w:afterLines="160" w:after="384"/>
        <w:ind w:firstLine="720"/>
        <w:rPr>
          <w:sz w:val="24"/>
          <w:szCs w:val="24"/>
        </w:rPr>
      </w:pPr>
      <w:r w:rsidRPr="007113B1">
        <w:rPr>
          <w:sz w:val="24"/>
          <w:szCs w:val="24"/>
        </w:rPr>
        <w:t>GIS and Spatial Analysis for Hazard Assessment</w:t>
      </w:r>
    </w:p>
    <w:p w14:paraId="56EE9EE0" w14:textId="0CA3CD82" w:rsidR="00642268" w:rsidRPr="00642268" w:rsidRDefault="002A5EB5"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Geographic Information Systems (GIS) and remote sensing technologies are essential tools in modern disaster response, hazard assessment, and asset management. Spatial analysis </w:t>
      </w:r>
      <w:r w:rsidR="00FA3294">
        <w:rPr>
          <w:rFonts w:ascii="Times New Roman" w:hAnsi="Times New Roman" w:cs="Times New Roman"/>
          <w:sz w:val="24"/>
          <w:szCs w:val="24"/>
        </w:rPr>
        <w:t xml:space="preserve">enables </w:t>
      </w:r>
      <w:r w:rsidR="005E43A3">
        <w:rPr>
          <w:rFonts w:ascii="Times New Roman" w:hAnsi="Times New Roman" w:cs="Times New Roman"/>
          <w:sz w:val="24"/>
          <w:szCs w:val="24"/>
        </w:rPr>
        <w:t>integrating various datasets, visualizing hazard exposure, and assessing</w:t>
      </w:r>
      <w:r>
        <w:rPr>
          <w:rFonts w:ascii="Times New Roman" w:hAnsi="Times New Roman" w:cs="Times New Roman"/>
          <w:sz w:val="24"/>
          <w:szCs w:val="24"/>
        </w:rPr>
        <w:t xml:space="preserve"> infrastructure vulnerability across regions. FEMA flood hazard maps are regularly used to pinpoint flood-prone areas. When </w:t>
      </w:r>
      <w:r w:rsidR="0092558D">
        <w:rPr>
          <w:rFonts w:ascii="Times New Roman" w:hAnsi="Times New Roman" w:cs="Times New Roman"/>
          <w:sz w:val="24"/>
          <w:szCs w:val="24"/>
        </w:rPr>
        <w:t>combined with local data, these offer numerous opportunities for in-depth spatial analysis</w:t>
      </w:r>
      <w:r>
        <w:rPr>
          <w:rFonts w:ascii="Times New Roman" w:hAnsi="Times New Roman" w:cs="Times New Roman"/>
          <w:sz w:val="24"/>
          <w:szCs w:val="24"/>
        </w:rPr>
        <w:t>.</w:t>
      </w:r>
    </w:p>
    <w:p w14:paraId="2F7A5E22" w14:textId="02372BD3" w:rsidR="00642268" w:rsidRPr="00642268" w:rsidRDefault="00BB0D86"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Remote sensing and unoccupied aerial vehicle (UAV) technologies have gained increasing significance in post-disaster assessments and infrastructure monitoring. Adams and Friedland (2011) emphasized the expanding application of UAV imagery in disaster management, whereas Daud et al. (2022) recognized drone technologies as cost-effective instruments for damage assessment and emergency response. Gong (2014) illustrated the utilization of remote sensing techniques to </w:t>
      </w:r>
      <w:r w:rsidR="00D83C61">
        <w:rPr>
          <w:rFonts w:ascii="Times New Roman" w:hAnsi="Times New Roman" w:cs="Times New Roman"/>
          <w:sz w:val="24"/>
          <w:szCs w:val="24"/>
        </w:rPr>
        <w:t>accelerate</w:t>
      </w:r>
      <w:r>
        <w:rPr>
          <w:rFonts w:ascii="Times New Roman" w:hAnsi="Times New Roman" w:cs="Times New Roman"/>
          <w:sz w:val="24"/>
          <w:szCs w:val="24"/>
        </w:rPr>
        <w:t xml:space="preserve"> post-hurricane reconstruction evaluations and infrastructure recovery planning.</w:t>
      </w:r>
    </w:p>
    <w:p w14:paraId="2666B6D8" w14:textId="04CD35EA" w:rsidR="00642268" w:rsidRPr="00642268" w:rsidRDefault="00982C2D"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Spatial analysis techniques are </w:t>
      </w:r>
      <w:r w:rsidR="0092558D">
        <w:rPr>
          <w:rFonts w:ascii="Times New Roman" w:hAnsi="Times New Roman" w:cs="Times New Roman"/>
          <w:sz w:val="24"/>
          <w:szCs w:val="24"/>
        </w:rPr>
        <w:t xml:space="preserve">widely used to identify vulnerable infrastructure and </w:t>
      </w:r>
      <w:r>
        <w:rPr>
          <w:rFonts w:ascii="Times New Roman" w:hAnsi="Times New Roman" w:cs="Times New Roman"/>
          <w:sz w:val="24"/>
          <w:szCs w:val="24"/>
        </w:rPr>
        <w:t xml:space="preserve">support resilience planning. Liu and McNeil (2020) contended that resilience concepts should be seamlessly integrated into risk-based asset management strategies. Geographic Information </w:t>
      </w:r>
      <w:r>
        <w:rPr>
          <w:rFonts w:ascii="Times New Roman" w:hAnsi="Times New Roman" w:cs="Times New Roman"/>
          <w:sz w:val="24"/>
          <w:szCs w:val="24"/>
        </w:rPr>
        <w:lastRenderedPageBreak/>
        <w:t xml:space="preserve">System (GIS)-based hazard analysis enables planners to assess the relationships between infrastructure systems and environmental hazards, thereby facilitating informed investment decisions. Flood exposure analysis commonly utilizes overlay methods, such as “Spatial Join” and “Intersection,” to identify assets situated within </w:t>
      </w:r>
      <w:r w:rsidR="00D3140C">
        <w:rPr>
          <w:rFonts w:ascii="Times New Roman" w:hAnsi="Times New Roman" w:cs="Times New Roman"/>
          <w:sz w:val="24"/>
          <w:szCs w:val="24"/>
        </w:rPr>
        <w:t>peril</w:t>
      </w:r>
      <w:r>
        <w:rPr>
          <w:rFonts w:ascii="Times New Roman" w:hAnsi="Times New Roman" w:cs="Times New Roman"/>
          <w:sz w:val="24"/>
          <w:szCs w:val="24"/>
        </w:rPr>
        <w:t xml:space="preserve"> zones. These techniques assist researchers in quantifying exposure, evaluating risk levels, and projecting the economic consequences of flooding. As local governments progressively adopt GIS technologies, spatial analysis has become an integral instrument for infrastructure and emergency response planning.</w:t>
      </w:r>
    </w:p>
    <w:p w14:paraId="7429B9C4" w14:textId="77777777" w:rsidR="00642268" w:rsidRPr="007113B1" w:rsidRDefault="00642268" w:rsidP="00C05DB7">
      <w:pPr>
        <w:pStyle w:val="Heading3"/>
        <w:spacing w:afterLines="160" w:after="384"/>
        <w:ind w:firstLine="720"/>
        <w:rPr>
          <w:sz w:val="24"/>
          <w:szCs w:val="24"/>
        </w:rPr>
      </w:pPr>
      <w:r w:rsidRPr="007113B1">
        <w:rPr>
          <w:sz w:val="24"/>
          <w:szCs w:val="24"/>
        </w:rPr>
        <w:t>Infrastructure Resilience and Asset Management</w:t>
      </w:r>
    </w:p>
    <w:p w14:paraId="5A6AFF0B" w14:textId="1B9357D2" w:rsidR="00832CE3" w:rsidRDefault="00AF7A43"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Asset management has advanced considerably over recent decades, with governments and organizations increasingly recognizing the importance of lifecycle planning, risk evaluation, and infrastructure resilience. Modern frameworks focus on understanding infrastructure conditions, failure likelihoods, and </w:t>
      </w:r>
      <w:r w:rsidR="0092558D">
        <w:rPr>
          <w:rFonts w:ascii="Times New Roman" w:hAnsi="Times New Roman" w:cs="Times New Roman"/>
          <w:sz w:val="24"/>
          <w:szCs w:val="24"/>
        </w:rPr>
        <w:t>business risk exposure</w:t>
      </w:r>
      <w:r>
        <w:rPr>
          <w:rFonts w:ascii="Times New Roman" w:hAnsi="Times New Roman" w:cs="Times New Roman"/>
          <w:sz w:val="24"/>
          <w:szCs w:val="24"/>
        </w:rPr>
        <w:t xml:space="preserve">. Allen et al. (2025) emphasized the importance of including resilience and climate adaptation in transportation asset management. Similarly, Dix et al. (2023) pointed out that transportation agencies need to incorporate climate change and extreme weather events into their infrastructure planning. These academic insights indicate that </w:t>
      </w:r>
      <w:r w:rsidR="009C46F4">
        <w:rPr>
          <w:rFonts w:ascii="Times New Roman" w:hAnsi="Times New Roman" w:cs="Times New Roman"/>
          <w:sz w:val="24"/>
          <w:szCs w:val="24"/>
        </w:rPr>
        <w:t>archaic</w:t>
      </w:r>
      <w:r>
        <w:rPr>
          <w:rFonts w:ascii="Times New Roman" w:hAnsi="Times New Roman" w:cs="Times New Roman"/>
          <w:sz w:val="24"/>
          <w:szCs w:val="24"/>
        </w:rPr>
        <w:t xml:space="preserve"> infrastructure management approaches are no longer sufficient in areas heavily affected by natural hazards. </w:t>
      </w:r>
    </w:p>
    <w:p w14:paraId="7C6C77FD" w14:textId="12C62E7D" w:rsidR="00642268" w:rsidRPr="00642268" w:rsidRDefault="00252A99"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Furthermore, annual budget cycles impose various challenges on municipalities, necessitating decision-makers to balance resilience and sustainability with economic considerations. Consequently, there is heightened emphasis on asset management. Warren (2010) asserted that public-sector asset managers bear primary responsibility for disaster preparedness and continuity planning. Effective infrastructure management requires precise inventory documentation, strategic long-term planning, and prioritization based on vulnerability </w:t>
      </w:r>
      <w:r>
        <w:rPr>
          <w:rFonts w:ascii="Times New Roman" w:hAnsi="Times New Roman" w:cs="Times New Roman"/>
          <w:sz w:val="24"/>
          <w:szCs w:val="24"/>
        </w:rPr>
        <w:lastRenderedPageBreak/>
        <w:t>assessments. Additionally, Kaplan and Mikes (2016) emphasized the importance of risk management frameworks designed to identify and mitigate emerging threats.</w:t>
      </w:r>
    </w:p>
    <w:p w14:paraId="19DA9514" w14:textId="481FD7C1" w:rsidR="00642268" w:rsidRPr="00642268" w:rsidRDefault="00791789"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Local governments often encounter fiscal constraints that impede infrastructure maintenance and disaster response endeavors. Various economic factors, including the repercussions of multiple downturns over the last twenty years, continue to obstruct </w:t>
      </w:r>
      <w:r w:rsidR="000C04C7">
        <w:rPr>
          <w:rFonts w:ascii="Times New Roman" w:hAnsi="Times New Roman" w:cs="Times New Roman"/>
          <w:sz w:val="24"/>
          <w:szCs w:val="24"/>
        </w:rPr>
        <w:t>progress. Ongoing</w:t>
      </w:r>
      <w:r>
        <w:rPr>
          <w:rFonts w:ascii="Times New Roman" w:hAnsi="Times New Roman" w:cs="Times New Roman"/>
          <w:sz w:val="24"/>
          <w:szCs w:val="24"/>
        </w:rPr>
        <w:t xml:space="preserve"> budget restrictions, rising operational expenses, and deferred maintenance activities exacerbate infrastructure vulnerabilities. Consequently, municipalities are increasingly adopting technological solutions, such as Geographic Information Systems (GIS), remote sensing, and automated data collection systems, to enhance efficiency and support strategic planning.</w:t>
      </w:r>
    </w:p>
    <w:p w14:paraId="1BFD10CB" w14:textId="123C0C2A" w:rsidR="00642268" w:rsidRPr="007113B1" w:rsidRDefault="00642268" w:rsidP="00C05DB7">
      <w:pPr>
        <w:pStyle w:val="Heading3"/>
        <w:spacing w:afterLines="160" w:after="384"/>
        <w:ind w:firstLine="720"/>
        <w:rPr>
          <w:sz w:val="24"/>
          <w:szCs w:val="24"/>
        </w:rPr>
      </w:pPr>
      <w:r w:rsidRPr="007113B1">
        <w:rPr>
          <w:sz w:val="24"/>
          <w:szCs w:val="24"/>
        </w:rPr>
        <w:t>Post</w:t>
      </w:r>
      <w:r w:rsidR="00152C3C">
        <w:rPr>
          <w:sz w:val="24"/>
          <w:szCs w:val="24"/>
        </w:rPr>
        <w:t>-</w:t>
      </w:r>
      <w:r w:rsidRPr="007113B1">
        <w:rPr>
          <w:sz w:val="24"/>
          <w:szCs w:val="24"/>
        </w:rPr>
        <w:t>Disaster Recovery and Community Impacts</w:t>
      </w:r>
    </w:p>
    <w:p w14:paraId="4D672E40" w14:textId="73DD5DF2" w:rsidR="00642268" w:rsidRPr="00642268" w:rsidRDefault="00D67CE1"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Research on post-disaster recovery demonstrates that infrastructure is integral to establishing community resilience. Transportation networks, utilities, and recreational facilities facilitate both emergency response and long-term economic revitalization. Reinforcing existing systems is essential, as many serve as safe havens for affected communities during natural disasters. Studies conducted in Puerto Rico and </w:t>
      </w:r>
      <w:r w:rsidR="001E7346">
        <w:rPr>
          <w:rFonts w:ascii="Times New Roman" w:hAnsi="Times New Roman" w:cs="Times New Roman"/>
          <w:sz w:val="24"/>
          <w:szCs w:val="24"/>
        </w:rPr>
        <w:t>across various Caribbean communities following major hurricanes highlight numerous challenges in</w:t>
      </w:r>
      <w:r>
        <w:rPr>
          <w:rFonts w:ascii="Times New Roman" w:hAnsi="Times New Roman" w:cs="Times New Roman"/>
          <w:sz w:val="24"/>
          <w:szCs w:val="24"/>
        </w:rPr>
        <w:t xml:space="preserve"> recovery planning and infrastructure rehabilitation. Delilah Roque et al. (2020) emphasized the importance of social capital in disaster recovery efforts. Conversely, Medina et al. (2019) highlighted the critical need for collecting vulnerability data through post-disaster surveys and assessments.</w:t>
      </w:r>
    </w:p>
    <w:p w14:paraId="0A662B5D" w14:textId="709838E0" w:rsidR="00642268" w:rsidRPr="00642268" w:rsidRDefault="00503487"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Infrastructure failures hinder economic stability in regions reliant on tourism and impede public recovery efforts. Mair et al. (2016) observed that tourist destinations frequently endure prolonged periods of economic disruption following catastrophic events. Safapour et al. (2022) </w:t>
      </w:r>
      <w:r>
        <w:rPr>
          <w:rFonts w:ascii="Times New Roman" w:hAnsi="Times New Roman" w:cs="Times New Roman"/>
          <w:sz w:val="24"/>
          <w:szCs w:val="24"/>
        </w:rPr>
        <w:lastRenderedPageBreak/>
        <w:t xml:space="preserve">identified several critical factors </w:t>
      </w:r>
      <w:r w:rsidR="00D25206">
        <w:rPr>
          <w:rFonts w:ascii="Times New Roman" w:hAnsi="Times New Roman" w:cs="Times New Roman"/>
          <w:sz w:val="24"/>
          <w:szCs w:val="24"/>
        </w:rPr>
        <w:t>for successful post-hurricane reconstruction, including prioritizing</w:t>
      </w:r>
      <w:r>
        <w:rPr>
          <w:rFonts w:ascii="Times New Roman" w:hAnsi="Times New Roman" w:cs="Times New Roman"/>
          <w:sz w:val="24"/>
          <w:szCs w:val="24"/>
        </w:rPr>
        <w:t xml:space="preserve"> infrastructure, effective coordination, and optimal resource allocation. Economic conditions significantly influence </w:t>
      </w:r>
      <w:r w:rsidR="00D25206">
        <w:rPr>
          <w:rFonts w:ascii="Times New Roman" w:hAnsi="Times New Roman" w:cs="Times New Roman"/>
          <w:sz w:val="24"/>
          <w:szCs w:val="24"/>
        </w:rPr>
        <w:t>tourists</w:t>
      </w:r>
      <w:r w:rsidR="00847CE8">
        <w:rPr>
          <w:rFonts w:ascii="Times New Roman" w:hAnsi="Times New Roman" w:cs="Times New Roman"/>
          <w:sz w:val="24"/>
          <w:szCs w:val="24"/>
        </w:rPr>
        <w:t>’</w:t>
      </w:r>
      <w:r w:rsidR="00D25206">
        <w:rPr>
          <w:rFonts w:ascii="Times New Roman" w:hAnsi="Times New Roman" w:cs="Times New Roman"/>
          <w:sz w:val="24"/>
          <w:szCs w:val="24"/>
        </w:rPr>
        <w:t xml:space="preserve"> attraction to coastal areas; for instance, Spring Break exemplifies tourism activities that are </w:t>
      </w:r>
      <w:r>
        <w:rPr>
          <w:rFonts w:ascii="Times New Roman" w:hAnsi="Times New Roman" w:cs="Times New Roman"/>
          <w:sz w:val="24"/>
          <w:szCs w:val="24"/>
        </w:rPr>
        <w:t>susceptible to the impacts of natural disasters. When a disaster affects a tourist destination before a peak season, restrictions may be imposed on potential visitors. Small communities dependent on tourism revenue may find it increasingly challenging to sustain their recovery trajectory once tourism income declines.</w:t>
      </w:r>
    </w:p>
    <w:p w14:paraId="5C7B9FA1" w14:textId="15272DFE" w:rsidR="00642268" w:rsidRPr="004271C8" w:rsidRDefault="00993533"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r w:rsidR="001E7346">
        <w:rPr>
          <w:rFonts w:ascii="Times New Roman" w:hAnsi="Times New Roman" w:cs="Times New Roman"/>
          <w:sz w:val="24"/>
          <w:szCs w:val="24"/>
        </w:rPr>
        <w:t>literature reviewed in this research emphasizes the importance of integrating GIS-based hazard analysis with resilience and sustainability initiatives to develop</w:t>
      </w:r>
      <w:r>
        <w:rPr>
          <w:rFonts w:ascii="Times New Roman" w:hAnsi="Times New Roman" w:cs="Times New Roman"/>
          <w:sz w:val="24"/>
          <w:szCs w:val="24"/>
        </w:rPr>
        <w:t xml:space="preserve"> targeted asset management strategies for coastal communities vulnerable to frequent and costly natural disasters. However, there is a notable scarcity of studies that specifically examine county-level public asset exposure through parcel-scale spatial analysis within Pinellas County, Florida. This research contributes to the existing body of knowledge by integrating flood hazard analysis with public asset management considerations in a highly urbanized coastal environment.</w:t>
      </w:r>
    </w:p>
    <w:p w14:paraId="4F52D9E9" w14:textId="3D241DE8" w:rsidR="00B41C4A" w:rsidRPr="00571CF5" w:rsidRDefault="0042201F" w:rsidP="00B41C4A">
      <w:pPr>
        <w:pStyle w:val="Heading2"/>
        <w:rPr>
          <w:rFonts w:ascii="Times New Roman" w:hAnsi="Times New Roman" w:cs="Times New Roman"/>
          <w:sz w:val="28"/>
          <w:szCs w:val="28"/>
        </w:rPr>
      </w:pPr>
      <w:r>
        <w:rPr>
          <w:rFonts w:ascii="Times New Roman" w:hAnsi="Times New Roman" w:cs="Times New Roman"/>
          <w:sz w:val="28"/>
          <w:szCs w:val="28"/>
        </w:rPr>
        <w:t>D</w:t>
      </w:r>
      <w:r w:rsidR="00B41C4A" w:rsidRPr="00571CF5">
        <w:rPr>
          <w:rFonts w:ascii="Times New Roman" w:hAnsi="Times New Roman" w:cs="Times New Roman"/>
          <w:sz w:val="28"/>
          <w:szCs w:val="28"/>
        </w:rPr>
        <w:t>ata and Methods</w:t>
      </w:r>
    </w:p>
    <w:p w14:paraId="0C2EAEA8" w14:textId="77777777" w:rsidR="00F054A6" w:rsidRPr="005B34DB" w:rsidRDefault="00F054A6" w:rsidP="005B34DB">
      <w:pPr>
        <w:pStyle w:val="Heading3"/>
        <w:spacing w:afterLines="160" w:after="384"/>
        <w:ind w:firstLine="720"/>
        <w:rPr>
          <w:sz w:val="24"/>
          <w:szCs w:val="24"/>
        </w:rPr>
      </w:pPr>
      <w:r w:rsidRPr="005B34DB">
        <w:rPr>
          <w:sz w:val="24"/>
          <w:szCs w:val="24"/>
        </w:rPr>
        <w:t>Study Area</w:t>
      </w:r>
    </w:p>
    <w:p w14:paraId="0C3A6780" w14:textId="74F9C9E3" w:rsidR="002E4A37" w:rsidRDefault="003710A3"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designated study region for this project encompasses Pinellas County, Florida. Situated along </w:t>
      </w:r>
      <w:r w:rsidR="00F17B1B">
        <w:rPr>
          <w:rFonts w:ascii="Times New Roman" w:hAnsi="Times New Roman" w:cs="Times New Roman"/>
          <w:sz w:val="24"/>
          <w:szCs w:val="24"/>
        </w:rPr>
        <w:t xml:space="preserve">the middle of </w:t>
      </w:r>
      <w:r>
        <w:rPr>
          <w:rFonts w:ascii="Times New Roman" w:hAnsi="Times New Roman" w:cs="Times New Roman"/>
          <w:sz w:val="24"/>
          <w:szCs w:val="24"/>
        </w:rPr>
        <w:t>Florida</w:t>
      </w:r>
      <w:r w:rsidR="00847CE8">
        <w:rPr>
          <w:rFonts w:ascii="Times New Roman" w:hAnsi="Times New Roman" w:cs="Times New Roman"/>
          <w:sz w:val="24"/>
          <w:szCs w:val="24"/>
        </w:rPr>
        <w:t>’</w:t>
      </w:r>
      <w:r>
        <w:rPr>
          <w:rFonts w:ascii="Times New Roman" w:hAnsi="Times New Roman" w:cs="Times New Roman"/>
          <w:sz w:val="24"/>
          <w:szCs w:val="24"/>
        </w:rPr>
        <w:t xml:space="preserve">s Gulf Coast, Pinellas is part of the Tampa Bay metropolitan area. The county ranks among the most densely populated </w:t>
      </w:r>
      <w:r w:rsidR="00AA475A">
        <w:rPr>
          <w:rFonts w:ascii="Times New Roman" w:hAnsi="Times New Roman" w:cs="Times New Roman"/>
          <w:sz w:val="24"/>
          <w:szCs w:val="24"/>
        </w:rPr>
        <w:t>counties</w:t>
      </w:r>
      <w:r>
        <w:rPr>
          <w:rFonts w:ascii="Times New Roman" w:hAnsi="Times New Roman" w:cs="Times New Roman"/>
          <w:sz w:val="24"/>
          <w:szCs w:val="24"/>
        </w:rPr>
        <w:t xml:space="preserve"> in Florida, featuring a diverse array of residential, commercial, </w:t>
      </w:r>
      <w:r w:rsidR="00AA475A">
        <w:rPr>
          <w:rFonts w:ascii="Times New Roman" w:hAnsi="Times New Roman" w:cs="Times New Roman"/>
          <w:sz w:val="24"/>
          <w:szCs w:val="24"/>
        </w:rPr>
        <w:t>natural</w:t>
      </w:r>
      <w:r>
        <w:rPr>
          <w:rFonts w:ascii="Times New Roman" w:hAnsi="Times New Roman" w:cs="Times New Roman"/>
          <w:sz w:val="24"/>
          <w:szCs w:val="24"/>
        </w:rPr>
        <w:t xml:space="preserve">, and public </w:t>
      </w:r>
      <w:r w:rsidR="00AA475A">
        <w:rPr>
          <w:rFonts w:ascii="Times New Roman" w:hAnsi="Times New Roman" w:cs="Times New Roman"/>
          <w:sz w:val="24"/>
          <w:szCs w:val="24"/>
        </w:rPr>
        <w:t xml:space="preserve">recreational </w:t>
      </w:r>
      <w:r>
        <w:rPr>
          <w:rFonts w:ascii="Times New Roman" w:hAnsi="Times New Roman" w:cs="Times New Roman"/>
          <w:sz w:val="24"/>
          <w:szCs w:val="24"/>
        </w:rPr>
        <w:t xml:space="preserve">areas. It is bordered by the Gulf of Mexico to the west and Tampa Bay to the east. </w:t>
      </w:r>
    </w:p>
    <w:p w14:paraId="7005CD7B" w14:textId="0173517B" w:rsidR="00F054A6" w:rsidRPr="00F054A6" w:rsidRDefault="003710A3"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This distinctive geographical configuration—a peninsula on a peninsula—renders the area particularly vulnerable to storm surge and coastal flooding.</w:t>
      </w:r>
      <w:r w:rsidR="002E4A37">
        <w:rPr>
          <w:rFonts w:ascii="Times New Roman" w:hAnsi="Times New Roman" w:cs="Times New Roman"/>
          <w:sz w:val="24"/>
          <w:szCs w:val="24"/>
        </w:rPr>
        <w:t xml:space="preserve"> </w:t>
      </w:r>
      <w:r w:rsidR="00F054A6" w:rsidRPr="00F054A6">
        <w:rPr>
          <w:rFonts w:ascii="Times New Roman" w:hAnsi="Times New Roman" w:cs="Times New Roman"/>
          <w:sz w:val="24"/>
          <w:szCs w:val="24"/>
        </w:rPr>
        <w:t xml:space="preserve">The region’s </w:t>
      </w:r>
      <w:r w:rsidR="008354E8">
        <w:rPr>
          <w:rFonts w:ascii="Times New Roman" w:hAnsi="Times New Roman" w:cs="Times New Roman"/>
          <w:sz w:val="24"/>
          <w:szCs w:val="24"/>
        </w:rPr>
        <w:t>consistently</w:t>
      </w:r>
      <w:r w:rsidR="00F054A6" w:rsidRPr="00F054A6">
        <w:rPr>
          <w:rFonts w:ascii="Times New Roman" w:hAnsi="Times New Roman" w:cs="Times New Roman"/>
          <w:sz w:val="24"/>
          <w:szCs w:val="24"/>
        </w:rPr>
        <w:t xml:space="preserve"> low elevations</w:t>
      </w:r>
      <w:r w:rsidR="0074331E">
        <w:rPr>
          <w:rFonts w:ascii="Times New Roman" w:hAnsi="Times New Roman" w:cs="Times New Roman"/>
          <w:sz w:val="24"/>
          <w:szCs w:val="24"/>
        </w:rPr>
        <w:t>, lack of vertical variety, and extensive coastal development</w:t>
      </w:r>
      <w:r w:rsidR="00F054A6" w:rsidRPr="00F054A6">
        <w:rPr>
          <w:rFonts w:ascii="Times New Roman" w:hAnsi="Times New Roman" w:cs="Times New Roman"/>
          <w:sz w:val="24"/>
          <w:szCs w:val="24"/>
        </w:rPr>
        <w:t xml:space="preserve"> contribute to elevated flood vulnerability. Many </w:t>
      </w:r>
      <w:r w:rsidR="006C5369">
        <w:rPr>
          <w:rFonts w:ascii="Times New Roman" w:hAnsi="Times New Roman" w:cs="Times New Roman"/>
          <w:sz w:val="24"/>
          <w:szCs w:val="24"/>
        </w:rPr>
        <w:t xml:space="preserve">residential </w:t>
      </w:r>
      <w:r w:rsidR="00F054A6" w:rsidRPr="00F054A6">
        <w:rPr>
          <w:rFonts w:ascii="Times New Roman" w:hAnsi="Times New Roman" w:cs="Times New Roman"/>
          <w:sz w:val="24"/>
          <w:szCs w:val="24"/>
        </w:rPr>
        <w:t xml:space="preserve">communities within </w:t>
      </w:r>
      <w:r w:rsidR="006C5369">
        <w:rPr>
          <w:rFonts w:ascii="Times New Roman" w:hAnsi="Times New Roman" w:cs="Times New Roman"/>
          <w:sz w:val="24"/>
          <w:szCs w:val="24"/>
        </w:rPr>
        <w:t xml:space="preserve">the </w:t>
      </w:r>
      <w:r w:rsidR="00F054A6" w:rsidRPr="00F054A6">
        <w:rPr>
          <w:rFonts w:ascii="Times New Roman" w:hAnsi="Times New Roman" w:cs="Times New Roman"/>
          <w:sz w:val="24"/>
          <w:szCs w:val="24"/>
        </w:rPr>
        <w:t xml:space="preserve">county </w:t>
      </w:r>
      <w:r w:rsidR="006C5369">
        <w:rPr>
          <w:rFonts w:ascii="Times New Roman" w:hAnsi="Times New Roman" w:cs="Times New Roman"/>
          <w:sz w:val="24"/>
          <w:szCs w:val="24"/>
        </w:rPr>
        <w:t xml:space="preserve">limits </w:t>
      </w:r>
      <w:r w:rsidR="00F054A6" w:rsidRPr="00F054A6">
        <w:rPr>
          <w:rFonts w:ascii="Times New Roman" w:hAnsi="Times New Roman" w:cs="Times New Roman"/>
          <w:sz w:val="24"/>
          <w:szCs w:val="24"/>
        </w:rPr>
        <w:t xml:space="preserve">are located </w:t>
      </w:r>
      <w:r w:rsidR="002E4A37">
        <w:rPr>
          <w:rFonts w:ascii="Times New Roman" w:hAnsi="Times New Roman" w:cs="Times New Roman"/>
          <w:sz w:val="24"/>
          <w:szCs w:val="24"/>
        </w:rPr>
        <w:t>inside</w:t>
      </w:r>
      <w:r w:rsidR="00F054A6" w:rsidRPr="00F054A6">
        <w:rPr>
          <w:rFonts w:ascii="Times New Roman" w:hAnsi="Times New Roman" w:cs="Times New Roman"/>
          <w:sz w:val="24"/>
          <w:szCs w:val="24"/>
        </w:rPr>
        <w:t xml:space="preserve"> FEMA flood hazard areas</w:t>
      </w:r>
      <w:r w:rsidR="00525EED">
        <w:rPr>
          <w:rFonts w:ascii="Times New Roman" w:hAnsi="Times New Roman" w:cs="Times New Roman"/>
          <w:sz w:val="24"/>
          <w:szCs w:val="24"/>
        </w:rPr>
        <w:t>, which coincide with evacuation zones</w:t>
      </w:r>
      <w:r w:rsidR="00F054A6" w:rsidRPr="00F054A6">
        <w:rPr>
          <w:rFonts w:ascii="Times New Roman" w:hAnsi="Times New Roman" w:cs="Times New Roman"/>
          <w:sz w:val="24"/>
          <w:szCs w:val="24"/>
        </w:rPr>
        <w:t>. In addition to permanent residents, the county supports a substantial tourism economy that depends heavily on functioning infrastructure systems, transportation access, and recreational amenities.</w:t>
      </w:r>
    </w:p>
    <w:p w14:paraId="29A8ED48" w14:textId="77777777" w:rsidR="00F054A6" w:rsidRPr="00F114C2" w:rsidRDefault="00F054A6" w:rsidP="00F114C2">
      <w:pPr>
        <w:pStyle w:val="Heading3"/>
        <w:spacing w:afterLines="160" w:after="384"/>
        <w:ind w:firstLine="720"/>
        <w:rPr>
          <w:sz w:val="24"/>
          <w:szCs w:val="24"/>
        </w:rPr>
      </w:pPr>
      <w:r w:rsidRPr="00F114C2">
        <w:rPr>
          <w:sz w:val="24"/>
          <w:szCs w:val="24"/>
        </w:rPr>
        <w:t>Data Sources</w:t>
      </w:r>
    </w:p>
    <w:p w14:paraId="50A3B7E6" w14:textId="2E85DA08" w:rsidR="00F054A6" w:rsidRDefault="00FC2089"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research utilized publicly accessible Geographic Information System (GIS) datasets obtained from federal and municipal government agencies. FEMA Flood Hazard Areas were sourced from the FEMA Flood Map Service Center and </w:t>
      </w:r>
      <w:r w:rsidR="00005F7D">
        <w:rPr>
          <w:rFonts w:ascii="Times New Roman" w:hAnsi="Times New Roman" w:cs="Times New Roman"/>
          <w:sz w:val="24"/>
          <w:szCs w:val="24"/>
        </w:rPr>
        <w:t>used to delineate</w:t>
      </w:r>
      <w:r>
        <w:rPr>
          <w:rFonts w:ascii="Times New Roman" w:hAnsi="Times New Roman" w:cs="Times New Roman"/>
          <w:sz w:val="24"/>
          <w:szCs w:val="24"/>
        </w:rPr>
        <w:t xml:space="preserve"> flood hazard zones within the study region. Parcel-specific property data, including assessed land and total property values, was obtained from the Pinellas County Open Data portal.</w:t>
      </w:r>
    </w:p>
    <w:p w14:paraId="5F69A8DA" w14:textId="77777777" w:rsidR="001E64D2" w:rsidRDefault="001E64D2" w:rsidP="00366F91">
      <w:pPr>
        <w:keepNext/>
        <w:spacing w:line="240" w:lineRule="auto"/>
        <w:jc w:val="center"/>
      </w:pPr>
      <w:r>
        <w:rPr>
          <w:rFonts w:ascii="Times New Roman" w:hAnsi="Times New Roman" w:cs="Times New Roman"/>
          <w:noProof/>
          <w:sz w:val="24"/>
          <w:szCs w:val="24"/>
        </w:rPr>
        <w:lastRenderedPageBreak/>
        <w:drawing>
          <wp:inline distT="0" distB="0" distL="0" distR="0" wp14:anchorId="581068B5" wp14:editId="2616F87D">
            <wp:extent cx="4846320" cy="3746065"/>
            <wp:effectExtent l="0" t="0" r="0" b="6985"/>
            <wp:docPr id="1507629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9919" name="Picture 1507629919"/>
                    <pic:cNvPicPr/>
                  </pic:nvPicPr>
                  <pic:blipFill>
                    <a:blip r:embed="rId9">
                      <a:extLst>
                        <a:ext uri="{28A0092B-C50C-407E-A947-70E740481C1C}">
                          <a14:useLocalDpi xmlns:a14="http://schemas.microsoft.com/office/drawing/2010/main" val="0"/>
                        </a:ext>
                      </a:extLst>
                    </a:blip>
                    <a:stretch>
                      <a:fillRect/>
                    </a:stretch>
                  </pic:blipFill>
                  <pic:spPr>
                    <a:xfrm>
                      <a:off x="0" y="0"/>
                      <a:ext cx="4846320" cy="3746065"/>
                    </a:xfrm>
                    <a:prstGeom prst="rect">
                      <a:avLst/>
                    </a:prstGeom>
                  </pic:spPr>
                </pic:pic>
              </a:graphicData>
            </a:graphic>
          </wp:inline>
        </w:drawing>
      </w:r>
    </w:p>
    <w:p w14:paraId="1DC06280" w14:textId="4C39F631" w:rsidR="001E64D2" w:rsidRPr="007B24FB" w:rsidRDefault="001E64D2" w:rsidP="001E64D2">
      <w:pPr>
        <w:pStyle w:val="Caption"/>
        <w:jc w:val="center"/>
        <w:rPr>
          <w:rFonts w:ascii="Times New Roman" w:hAnsi="Times New Roman" w:cs="Times New Roman"/>
          <w:sz w:val="20"/>
          <w:szCs w:val="20"/>
        </w:rPr>
      </w:pPr>
      <w:r w:rsidRPr="007B24FB">
        <w:rPr>
          <w:rFonts w:ascii="Times New Roman" w:hAnsi="Times New Roman" w:cs="Times New Roman"/>
          <w:sz w:val="20"/>
          <w:szCs w:val="20"/>
        </w:rPr>
        <w:t xml:space="preserve">Figure </w:t>
      </w:r>
      <w:r w:rsidRPr="007B24FB">
        <w:rPr>
          <w:rFonts w:ascii="Times New Roman" w:hAnsi="Times New Roman" w:cs="Times New Roman"/>
          <w:sz w:val="20"/>
          <w:szCs w:val="20"/>
        </w:rPr>
        <w:fldChar w:fldCharType="begin"/>
      </w:r>
      <w:r w:rsidRPr="007B24FB">
        <w:rPr>
          <w:rFonts w:ascii="Times New Roman" w:hAnsi="Times New Roman" w:cs="Times New Roman"/>
          <w:sz w:val="20"/>
          <w:szCs w:val="20"/>
        </w:rPr>
        <w:instrText xml:space="preserve"> SEQ Figure \* ARABIC </w:instrText>
      </w:r>
      <w:r w:rsidRPr="007B24FB">
        <w:rPr>
          <w:rFonts w:ascii="Times New Roman" w:hAnsi="Times New Roman" w:cs="Times New Roman"/>
          <w:sz w:val="20"/>
          <w:szCs w:val="20"/>
        </w:rPr>
        <w:fldChar w:fldCharType="separate"/>
      </w:r>
      <w:r w:rsidR="002772A2">
        <w:rPr>
          <w:rFonts w:ascii="Times New Roman" w:hAnsi="Times New Roman" w:cs="Times New Roman"/>
          <w:noProof/>
          <w:sz w:val="20"/>
          <w:szCs w:val="20"/>
        </w:rPr>
        <w:t>2</w:t>
      </w:r>
      <w:r w:rsidRPr="007B24FB">
        <w:rPr>
          <w:rFonts w:ascii="Times New Roman" w:hAnsi="Times New Roman" w:cs="Times New Roman"/>
          <w:sz w:val="20"/>
          <w:szCs w:val="20"/>
        </w:rPr>
        <w:fldChar w:fldCharType="end"/>
      </w:r>
      <w:r w:rsidRPr="007B24FB">
        <w:rPr>
          <w:rFonts w:ascii="Times New Roman" w:hAnsi="Times New Roman" w:cs="Times New Roman"/>
          <w:sz w:val="20"/>
          <w:szCs w:val="20"/>
        </w:rPr>
        <w:t xml:space="preserve"> Madeira Beach Aerial Comparison Pre and Post Hurricanes</w:t>
      </w:r>
    </w:p>
    <w:p w14:paraId="4337DD2E" w14:textId="77777777" w:rsidR="00366F91" w:rsidRDefault="00366F91" w:rsidP="00366F91">
      <w:pPr>
        <w:keepNext/>
        <w:spacing w:line="240" w:lineRule="auto"/>
        <w:jc w:val="center"/>
      </w:pPr>
      <w:r>
        <w:rPr>
          <w:rFonts w:ascii="Times New Roman" w:hAnsi="Times New Roman" w:cs="Times New Roman"/>
          <w:noProof/>
          <w:sz w:val="24"/>
          <w:szCs w:val="24"/>
        </w:rPr>
        <w:drawing>
          <wp:inline distT="0" distB="0" distL="0" distR="0" wp14:anchorId="454B77A1" wp14:editId="5335E917">
            <wp:extent cx="4846320" cy="3746174"/>
            <wp:effectExtent l="0" t="0" r="0" b="6985"/>
            <wp:docPr id="450660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0989"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846320" cy="3746174"/>
                    </a:xfrm>
                    <a:prstGeom prst="rect">
                      <a:avLst/>
                    </a:prstGeom>
                  </pic:spPr>
                </pic:pic>
              </a:graphicData>
            </a:graphic>
          </wp:inline>
        </w:drawing>
      </w:r>
    </w:p>
    <w:p w14:paraId="512CF8A3" w14:textId="074569CA" w:rsidR="00366F91" w:rsidRPr="00E86867" w:rsidRDefault="00366F91" w:rsidP="00366F91">
      <w:pPr>
        <w:pStyle w:val="Caption"/>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2772A2">
        <w:rPr>
          <w:rFonts w:ascii="Times New Roman" w:hAnsi="Times New Roman" w:cs="Times New Roman"/>
          <w:noProof/>
          <w:sz w:val="20"/>
          <w:szCs w:val="20"/>
        </w:rPr>
        <w:t>3</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Indian Rocks Beach Access Aerial Comparison Pre and Post Hurricanes</w:t>
      </w:r>
    </w:p>
    <w:p w14:paraId="09F81B33" w14:textId="77777777" w:rsidR="00366F91" w:rsidRDefault="00366F91" w:rsidP="00366F91">
      <w:pPr>
        <w:keepNext/>
        <w:spacing w:line="240" w:lineRule="auto"/>
        <w:jc w:val="center"/>
      </w:pPr>
      <w:r>
        <w:rPr>
          <w:rFonts w:ascii="Times New Roman" w:hAnsi="Times New Roman" w:cs="Times New Roman"/>
          <w:noProof/>
          <w:sz w:val="24"/>
          <w:szCs w:val="24"/>
        </w:rPr>
        <w:lastRenderedPageBreak/>
        <w:drawing>
          <wp:inline distT="0" distB="0" distL="0" distR="0" wp14:anchorId="18FE3CE7" wp14:editId="65B0EAED">
            <wp:extent cx="4846320" cy="3746173"/>
            <wp:effectExtent l="0" t="0" r="0" b="6985"/>
            <wp:docPr id="1010721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1462"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846320" cy="3746173"/>
                    </a:xfrm>
                    <a:prstGeom prst="rect">
                      <a:avLst/>
                    </a:prstGeom>
                  </pic:spPr>
                </pic:pic>
              </a:graphicData>
            </a:graphic>
          </wp:inline>
        </w:drawing>
      </w:r>
    </w:p>
    <w:p w14:paraId="0E381805" w14:textId="181734F0" w:rsidR="00366F91" w:rsidRPr="00E86867" w:rsidRDefault="00366F91" w:rsidP="00366F91">
      <w:pPr>
        <w:pStyle w:val="Caption"/>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2772A2">
        <w:rPr>
          <w:rFonts w:ascii="Times New Roman" w:hAnsi="Times New Roman" w:cs="Times New Roman"/>
          <w:noProof/>
          <w:sz w:val="20"/>
          <w:szCs w:val="20"/>
        </w:rPr>
        <w:t>4</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Crystal Beach Aerial Comparison Pre and Post Hurricanes</w:t>
      </w:r>
    </w:p>
    <w:p w14:paraId="33D2DD1B" w14:textId="0C8710E8" w:rsidR="00F054A6" w:rsidRPr="00F054A6" w:rsidRDefault="00366F91"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supplementary datasets employed for analysis and map creation encompass county land boundary geometries, park boundary layers, emergency shelter locations, evacuation routes, land use data, zoning information, and aerial imagery captured immediately prior to the 2024 hurricane season. Furthermore, ArcGIS Online imagery services and NOAA resources provided additional visual references, thereby supporting the development of various maps. Figures </w:t>
      </w:r>
      <w:r w:rsidR="00A74884">
        <w:rPr>
          <w:rFonts w:ascii="Times New Roman" w:hAnsi="Times New Roman" w:cs="Times New Roman"/>
          <w:sz w:val="24"/>
          <w:szCs w:val="24"/>
        </w:rPr>
        <w:t>2</w:t>
      </w:r>
      <w:r>
        <w:rPr>
          <w:rFonts w:ascii="Times New Roman" w:hAnsi="Times New Roman" w:cs="Times New Roman"/>
          <w:sz w:val="24"/>
          <w:szCs w:val="24"/>
        </w:rPr>
        <w:t xml:space="preserve"> through </w:t>
      </w:r>
      <w:r w:rsidR="00A74884">
        <w:rPr>
          <w:rFonts w:ascii="Times New Roman" w:hAnsi="Times New Roman" w:cs="Times New Roman"/>
          <w:sz w:val="24"/>
          <w:szCs w:val="24"/>
        </w:rPr>
        <w:t>4</w:t>
      </w:r>
      <w:r>
        <w:rPr>
          <w:rFonts w:ascii="Times New Roman" w:hAnsi="Times New Roman" w:cs="Times New Roman"/>
          <w:sz w:val="24"/>
          <w:szCs w:val="24"/>
        </w:rPr>
        <w:t xml:space="preserve"> </w:t>
      </w:r>
      <w:r w:rsidR="007D51BE">
        <w:rPr>
          <w:rFonts w:ascii="Times New Roman" w:hAnsi="Times New Roman" w:cs="Times New Roman"/>
          <w:sz w:val="24"/>
          <w:szCs w:val="24"/>
        </w:rPr>
        <w:t>compare aerial imagery taken before the 2024 hurricane season on the left with imagery on the right depicting conditions following Hurricane Milton at the</w:t>
      </w:r>
      <w:r>
        <w:rPr>
          <w:rFonts w:ascii="Times New Roman" w:hAnsi="Times New Roman" w:cs="Times New Roman"/>
          <w:sz w:val="24"/>
          <w:szCs w:val="24"/>
        </w:rPr>
        <w:t xml:space="preserve"> locations indicated in the map title and image caption.</w:t>
      </w:r>
    </w:p>
    <w:p w14:paraId="3B791386" w14:textId="77777777" w:rsidR="00F054A6" w:rsidRPr="00F114C2" w:rsidRDefault="00F054A6" w:rsidP="00F00E07">
      <w:pPr>
        <w:pStyle w:val="Heading3"/>
        <w:spacing w:before="360" w:afterLines="160" w:after="384"/>
        <w:ind w:firstLine="720"/>
        <w:rPr>
          <w:sz w:val="24"/>
          <w:szCs w:val="24"/>
        </w:rPr>
      </w:pPr>
      <w:r w:rsidRPr="00F114C2">
        <w:rPr>
          <w:sz w:val="24"/>
          <w:szCs w:val="24"/>
        </w:rPr>
        <w:lastRenderedPageBreak/>
        <w:t>GIS Processing and Spatial Analysis</w:t>
      </w:r>
    </w:p>
    <w:p w14:paraId="496A16FC" w14:textId="77777777" w:rsidR="0098217A" w:rsidRDefault="0098217A" w:rsidP="00E86867">
      <w:pPr>
        <w:keepNext/>
        <w:spacing w:line="240" w:lineRule="auto"/>
        <w:jc w:val="center"/>
      </w:pPr>
      <w:r>
        <w:rPr>
          <w:noProof/>
        </w:rPr>
        <w:drawing>
          <wp:inline distT="0" distB="0" distL="0" distR="0" wp14:anchorId="5F0B6582" wp14:editId="5342132D">
            <wp:extent cx="5943600" cy="4591044"/>
            <wp:effectExtent l="0" t="0" r="0" b="635"/>
            <wp:docPr id="48597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6118" name="Picture 485976118"/>
                    <pic:cNvPicPr/>
                  </pic:nvPicPr>
                  <pic:blipFill>
                    <a:blip r:embed="rId12">
                      <a:extLst>
                        <a:ext uri="{28A0092B-C50C-407E-A947-70E740481C1C}">
                          <a14:useLocalDpi xmlns:a14="http://schemas.microsoft.com/office/drawing/2010/main" val="0"/>
                        </a:ext>
                      </a:extLst>
                    </a:blip>
                    <a:stretch>
                      <a:fillRect/>
                    </a:stretch>
                  </pic:blipFill>
                  <pic:spPr>
                    <a:xfrm>
                      <a:off x="0" y="0"/>
                      <a:ext cx="5943600" cy="4591044"/>
                    </a:xfrm>
                    <a:prstGeom prst="rect">
                      <a:avLst/>
                    </a:prstGeom>
                  </pic:spPr>
                </pic:pic>
              </a:graphicData>
            </a:graphic>
          </wp:inline>
        </w:drawing>
      </w:r>
    </w:p>
    <w:p w14:paraId="060092C6" w14:textId="150143D0" w:rsidR="0098217A" w:rsidRPr="00E86867" w:rsidRDefault="0098217A" w:rsidP="0098217A">
      <w:pPr>
        <w:pStyle w:val="Caption"/>
        <w:jc w:val="center"/>
        <w:rPr>
          <w:rFonts w:ascii="Times New Roman" w:hAnsi="Times New Roman" w:cs="Times New Roman"/>
          <w:sz w:val="28"/>
          <w:szCs w:val="28"/>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5E0CD1">
        <w:rPr>
          <w:rFonts w:ascii="Times New Roman" w:hAnsi="Times New Roman" w:cs="Times New Roman"/>
          <w:noProof/>
          <w:sz w:val="20"/>
          <w:szCs w:val="20"/>
        </w:rPr>
        <w:t>5</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FEMA National Flood Hazard Map - Pinellas County</w:t>
      </w:r>
    </w:p>
    <w:p w14:paraId="2EEED6CB" w14:textId="2CEF671C" w:rsidR="00F054A6" w:rsidRPr="00F054A6" w:rsidRDefault="00CF0575"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All spatial analysis procedures were performed </w:t>
      </w:r>
      <w:r w:rsidR="00382081">
        <w:rPr>
          <w:rFonts w:ascii="Times New Roman" w:hAnsi="Times New Roman" w:cs="Times New Roman"/>
          <w:sz w:val="24"/>
          <w:szCs w:val="24"/>
        </w:rPr>
        <w:t>in ArcGIS Pro</w:t>
      </w:r>
      <w:r>
        <w:rPr>
          <w:rFonts w:ascii="Times New Roman" w:hAnsi="Times New Roman" w:cs="Times New Roman"/>
          <w:sz w:val="24"/>
          <w:szCs w:val="24"/>
        </w:rPr>
        <w:t xml:space="preserve"> 3.6.4. Datasets imported </w:t>
      </w:r>
      <w:r w:rsidR="00382081">
        <w:rPr>
          <w:rFonts w:ascii="Times New Roman" w:hAnsi="Times New Roman" w:cs="Times New Roman"/>
          <w:sz w:val="24"/>
          <w:szCs w:val="24"/>
        </w:rPr>
        <w:t xml:space="preserve">for this study </w:t>
      </w:r>
      <w:r>
        <w:rPr>
          <w:rFonts w:ascii="Times New Roman" w:hAnsi="Times New Roman" w:cs="Times New Roman"/>
          <w:sz w:val="24"/>
          <w:szCs w:val="24"/>
        </w:rPr>
        <w:t>were projected</w:t>
      </w:r>
      <w:r w:rsidR="00382081">
        <w:rPr>
          <w:rFonts w:ascii="Times New Roman" w:hAnsi="Times New Roman" w:cs="Times New Roman"/>
          <w:sz w:val="24"/>
          <w:szCs w:val="24"/>
        </w:rPr>
        <w:t xml:space="preserve">, </w:t>
      </w:r>
      <w:r>
        <w:rPr>
          <w:rFonts w:ascii="Times New Roman" w:hAnsi="Times New Roman" w:cs="Times New Roman"/>
          <w:sz w:val="24"/>
          <w:szCs w:val="24"/>
        </w:rPr>
        <w:t>as needed</w:t>
      </w:r>
      <w:r w:rsidR="00382081">
        <w:rPr>
          <w:rFonts w:ascii="Times New Roman" w:hAnsi="Times New Roman" w:cs="Times New Roman"/>
          <w:sz w:val="24"/>
          <w:szCs w:val="24"/>
        </w:rPr>
        <w:t>,</w:t>
      </w:r>
      <w:r>
        <w:rPr>
          <w:rFonts w:ascii="Times New Roman" w:hAnsi="Times New Roman" w:cs="Times New Roman"/>
          <w:sz w:val="24"/>
          <w:szCs w:val="24"/>
        </w:rPr>
        <w:t xml:space="preserve"> to ensure consistency, using the Florida State Plane West coordinate system. Before conducting overlay operations, the </w:t>
      </w:r>
      <w:r w:rsidR="00847CE8">
        <w:rPr>
          <w:rFonts w:ascii="Times New Roman" w:hAnsi="Times New Roman" w:cs="Times New Roman"/>
          <w:sz w:val="24"/>
          <w:szCs w:val="24"/>
        </w:rPr>
        <w:t>“</w:t>
      </w:r>
      <w:r>
        <w:rPr>
          <w:rFonts w:ascii="Times New Roman" w:hAnsi="Times New Roman" w:cs="Times New Roman"/>
          <w:sz w:val="24"/>
          <w:szCs w:val="24"/>
        </w:rPr>
        <w:t>Repair Geometry” tool was applied to several layers to ensure compatibility. The live data required for spatial analysis was exported as a layer into the project geodatabase stored on a local drive.</w:t>
      </w:r>
    </w:p>
    <w:p w14:paraId="3CE56B71" w14:textId="56C4AE60" w:rsidR="00F054A6" w:rsidRPr="00F054A6" w:rsidRDefault="009B0592"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Flood hazard data were prepared by excluding FEMA flood zones classified as “X” and “Open Water” to focus analysis on regions with moderate to high flood risk. Subsequently, the employment of </w:t>
      </w:r>
      <w:r w:rsidR="00847CE8">
        <w:rPr>
          <w:rFonts w:ascii="Times New Roman" w:hAnsi="Times New Roman" w:cs="Times New Roman"/>
          <w:sz w:val="24"/>
          <w:szCs w:val="24"/>
        </w:rPr>
        <w:t>“</w:t>
      </w:r>
      <w:r>
        <w:rPr>
          <w:rFonts w:ascii="Times New Roman" w:hAnsi="Times New Roman" w:cs="Times New Roman"/>
          <w:sz w:val="24"/>
          <w:szCs w:val="24"/>
        </w:rPr>
        <w:t xml:space="preserve">Spatial Join” and “Intersect” operations was executed on the parcel datasets and </w:t>
      </w:r>
      <w:r>
        <w:rPr>
          <w:rFonts w:ascii="Times New Roman" w:hAnsi="Times New Roman" w:cs="Times New Roman"/>
          <w:sz w:val="24"/>
          <w:szCs w:val="24"/>
        </w:rPr>
        <w:lastRenderedPageBreak/>
        <w:t>FEMA flood hazard polygons to determine parcels situated within flood hazard zones. Further analyses were conducted to identify county-owned parcels intersecting with flood hazard areas. Additionally, spatial analysis procedures included intersecting park boundaries with flood hazard zones to pinpoint vulnerable recreational infrastructure. The initial map data output, as depicted in Figure 5 above, illustrates the filtered FEMA hazard zone data excluding “X” and “Open Water”.</w:t>
      </w:r>
    </w:p>
    <w:p w14:paraId="6507708D" w14:textId="65139073" w:rsidR="00F054A6" w:rsidRPr="00F054A6" w:rsidRDefault="00911F77"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A bespoke risk classification field was incorporated into the combined FEMA and County data attribute table. Data for this new field were generated utilizing the ArcGIS “Calculate Field” functionality to categorize flood exposure levels based on FEMA flood zone designations. VE zones were identified as representing a “high” risk, given that this zone indicates the highest potential for coastal flooding and wave action during a severe hurricane event, as delineated by FEMA. Zones “AE” and “A” were designated as “moderate” risk. As previously noted, Zones “X” and “Open Water” were excluded from the primary analysis in this classification. Statistical summaries were computed to quantify the number of unique parcels located within FEMA flood hazard areas, the percentage of total parcels within these hazard areas, and the estimated property value at risk. Descriptive statistics were further organized according to flood zone classification.</w:t>
      </w:r>
    </w:p>
    <w:p w14:paraId="6975BE8A" w14:textId="7DF0DDF3" w:rsidR="00F054A6" w:rsidRPr="00F054A6" w:rsidRDefault="00D90C9F"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chosen methodologies explicitly align with </w:t>
      </w:r>
      <w:r w:rsidR="00911F77">
        <w:rPr>
          <w:rFonts w:ascii="Times New Roman" w:hAnsi="Times New Roman" w:cs="Times New Roman"/>
          <w:sz w:val="24"/>
          <w:szCs w:val="24"/>
        </w:rPr>
        <w:t>this study’s</w:t>
      </w:r>
      <w:r>
        <w:rPr>
          <w:rFonts w:ascii="Times New Roman" w:hAnsi="Times New Roman" w:cs="Times New Roman"/>
          <w:sz w:val="24"/>
          <w:szCs w:val="24"/>
        </w:rPr>
        <w:t xml:space="preserve"> research aims. </w:t>
      </w:r>
      <w:r w:rsidR="004B0206">
        <w:rPr>
          <w:rFonts w:ascii="Times New Roman" w:hAnsi="Times New Roman" w:cs="Times New Roman"/>
          <w:sz w:val="24"/>
          <w:szCs w:val="24"/>
        </w:rPr>
        <w:t xml:space="preserve">The “Intersection” geoprocessing </w:t>
      </w:r>
      <w:r>
        <w:rPr>
          <w:rFonts w:ascii="Times New Roman" w:hAnsi="Times New Roman" w:cs="Times New Roman"/>
          <w:sz w:val="24"/>
          <w:szCs w:val="24"/>
        </w:rPr>
        <w:t xml:space="preserve">analysis fulfills Objective 1 by pinpointing public assets located within flood hazard zones. </w:t>
      </w:r>
      <w:r w:rsidR="00A14B5D">
        <w:rPr>
          <w:rFonts w:ascii="Times New Roman" w:hAnsi="Times New Roman" w:cs="Times New Roman"/>
          <w:sz w:val="24"/>
          <w:szCs w:val="24"/>
        </w:rPr>
        <w:t>The risk classification assignment in the combined attribute table</w:t>
      </w:r>
      <w:r>
        <w:rPr>
          <w:rFonts w:ascii="Times New Roman" w:hAnsi="Times New Roman" w:cs="Times New Roman"/>
          <w:sz w:val="24"/>
          <w:szCs w:val="24"/>
        </w:rPr>
        <w:t xml:space="preserve"> </w:t>
      </w:r>
      <w:r w:rsidR="00A14B5D">
        <w:rPr>
          <w:rFonts w:ascii="Times New Roman" w:hAnsi="Times New Roman" w:cs="Times New Roman"/>
          <w:sz w:val="24"/>
          <w:szCs w:val="24"/>
        </w:rPr>
        <w:t>corresponds</w:t>
      </w:r>
      <w:r>
        <w:rPr>
          <w:rFonts w:ascii="Times New Roman" w:hAnsi="Times New Roman" w:cs="Times New Roman"/>
          <w:sz w:val="24"/>
          <w:szCs w:val="24"/>
        </w:rPr>
        <w:t xml:space="preserve"> to Objective 2 through the categorization of exposure levels. Lastly, statistical summaries and spatial pattern analysis underpin Objective 3 by assessing the implications of flood exposure concerning resilience planning and </w:t>
      </w:r>
      <w:r w:rsidR="003741B0">
        <w:rPr>
          <w:rFonts w:ascii="Times New Roman" w:hAnsi="Times New Roman" w:cs="Times New Roman"/>
          <w:sz w:val="24"/>
          <w:szCs w:val="24"/>
        </w:rPr>
        <w:t>public asset</w:t>
      </w:r>
      <w:r>
        <w:rPr>
          <w:rFonts w:ascii="Times New Roman" w:hAnsi="Times New Roman" w:cs="Times New Roman"/>
          <w:sz w:val="24"/>
          <w:szCs w:val="24"/>
        </w:rPr>
        <w:t xml:space="preserve"> management.</w:t>
      </w:r>
    </w:p>
    <w:p w14:paraId="69502EDA" w14:textId="5DDAA1EC" w:rsidR="00CA4A9A" w:rsidRDefault="00CA4A9A" w:rsidP="00A31BF3">
      <w:pPr>
        <w:pStyle w:val="Heading2"/>
        <w:rPr>
          <w:rFonts w:ascii="Times New Roman" w:hAnsi="Times New Roman" w:cs="Times New Roman"/>
          <w:sz w:val="24"/>
          <w:szCs w:val="24"/>
        </w:rPr>
      </w:pPr>
      <w:r w:rsidRPr="00CA4A9A">
        <w:rPr>
          <w:rFonts w:ascii="Times New Roman" w:hAnsi="Times New Roman" w:cs="Times New Roman"/>
          <w:sz w:val="24"/>
          <w:szCs w:val="24"/>
        </w:rPr>
        <w:lastRenderedPageBreak/>
        <w:t>Results</w:t>
      </w:r>
    </w:p>
    <w:p w14:paraId="245D61BC" w14:textId="77777777" w:rsidR="0037483D" w:rsidRDefault="00CD0910" w:rsidP="0037483D">
      <w:pPr>
        <w:keepNext/>
      </w:pPr>
      <w:r>
        <w:rPr>
          <w:noProof/>
        </w:rPr>
        <w:drawing>
          <wp:inline distT="0" distB="0" distL="0" distR="0" wp14:anchorId="4F768005" wp14:editId="215E96D2">
            <wp:extent cx="5943600" cy="4591050"/>
            <wp:effectExtent l="0" t="0" r="0" b="0"/>
            <wp:docPr id="772637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7672" name="Picture 772637672"/>
                    <pic:cNvPicPr/>
                  </pic:nvPicPr>
                  <pic:blipFill>
                    <a:blip r:embed="rId13">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066EDFC0" w14:textId="3D966CA2" w:rsidR="008F72FC" w:rsidRPr="00E86867" w:rsidRDefault="0037483D" w:rsidP="00C85EC9">
      <w:pPr>
        <w:pStyle w:val="Caption"/>
        <w:spacing w:after="160"/>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AC0726">
        <w:rPr>
          <w:rFonts w:ascii="Times New Roman" w:hAnsi="Times New Roman" w:cs="Times New Roman"/>
          <w:noProof/>
          <w:sz w:val="20"/>
          <w:szCs w:val="20"/>
        </w:rPr>
        <w:t>6</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County Parcels map - with FEMA Flood Zones analyzed as High or Moderate risk</w:t>
      </w:r>
      <w:r w:rsidR="003A4741">
        <w:rPr>
          <w:rFonts w:ascii="Times New Roman" w:hAnsi="Times New Roman" w:cs="Times New Roman"/>
          <w:sz w:val="20"/>
          <w:szCs w:val="20"/>
        </w:rPr>
        <w:t>.</w:t>
      </w:r>
    </w:p>
    <w:p w14:paraId="1953385B" w14:textId="77777777" w:rsidR="005E26FA" w:rsidRPr="005E26FA" w:rsidRDefault="005E26FA" w:rsidP="00F00E07">
      <w:pPr>
        <w:pStyle w:val="Heading3"/>
        <w:spacing w:afterLines="160" w:after="384"/>
        <w:ind w:firstLine="720"/>
        <w:rPr>
          <w:sz w:val="24"/>
          <w:szCs w:val="24"/>
        </w:rPr>
      </w:pPr>
      <w:r w:rsidRPr="005E26FA">
        <w:rPr>
          <w:sz w:val="24"/>
          <w:szCs w:val="24"/>
        </w:rPr>
        <w:t>Parcel Exposure to Flood Hazard Zones</w:t>
      </w:r>
    </w:p>
    <w:p w14:paraId="7836A327" w14:textId="40B57FB6" w:rsidR="005E26FA" w:rsidRDefault="007C3C85"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spatial analysis identified 166,970 parcels situated within FEMA-designated flood hazard zones within the jurisdiction of Pinellas County. These distinctive parcels (as enumerated in Table 1 below) constitute approximately 38.24% of all unique parcels within Pinellas County. The vast majority of at-risk parcels were in private ownership, while 854 parcels owned by the county were situated within flood hazard areas. The spatial analysis corroborates that a considerable portion of developed land within Pinellas County is susceptible to moderate to high flood risk. Many parcels, as depicted in Figure 6 above, are concentrated in coastal </w:t>
      </w:r>
      <w:r>
        <w:rPr>
          <w:rFonts w:ascii="Times New Roman" w:hAnsi="Times New Roman" w:cs="Times New Roman"/>
          <w:sz w:val="24"/>
          <w:szCs w:val="24"/>
        </w:rPr>
        <w:lastRenderedPageBreak/>
        <w:t>municipalities and in low-lying, developed corridors adjacent to Tampa Bay and the Gulf of Mexico. Figure 6 above presents these “high” and “moderate” risk unique parcels, along with their spatial relationship to emergency storm shelters—assets potentially vital for life safety during natural calamities.</w:t>
      </w:r>
    </w:p>
    <w:p w14:paraId="0A4865DB" w14:textId="13C3A8B8" w:rsidR="00E86867" w:rsidRPr="00E86867" w:rsidRDefault="00E86867" w:rsidP="00E86867">
      <w:pPr>
        <w:pStyle w:val="Caption"/>
        <w:keepNext/>
        <w:jc w:val="center"/>
        <w:rPr>
          <w:rFonts w:ascii="Times New Roman" w:hAnsi="Times New Roman" w:cs="Times New Roman"/>
          <w:sz w:val="20"/>
          <w:szCs w:val="20"/>
        </w:rPr>
      </w:pPr>
      <w:r w:rsidRPr="00E86867">
        <w:rPr>
          <w:rFonts w:ascii="Times New Roman" w:hAnsi="Times New Roman" w:cs="Times New Roman"/>
          <w:sz w:val="20"/>
          <w:szCs w:val="20"/>
        </w:rPr>
        <w:t xml:space="preserve">Table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Table \* ARABIC </w:instrText>
      </w:r>
      <w:r w:rsidRPr="00E86867">
        <w:rPr>
          <w:rFonts w:ascii="Times New Roman" w:hAnsi="Times New Roman" w:cs="Times New Roman"/>
          <w:sz w:val="20"/>
          <w:szCs w:val="20"/>
        </w:rPr>
        <w:fldChar w:fldCharType="separate"/>
      </w:r>
      <w:r w:rsidR="00127450">
        <w:rPr>
          <w:rFonts w:ascii="Times New Roman" w:hAnsi="Times New Roman" w:cs="Times New Roman"/>
          <w:noProof/>
          <w:sz w:val="20"/>
          <w:szCs w:val="20"/>
        </w:rPr>
        <w:t>1</w:t>
      </w:r>
      <w:r w:rsidRPr="00E86867">
        <w:rPr>
          <w:rFonts w:ascii="Times New Roman" w:hAnsi="Times New Roman" w:cs="Times New Roman"/>
          <w:sz w:val="20"/>
          <w:szCs w:val="20"/>
        </w:rPr>
        <w:fldChar w:fldCharType="end"/>
      </w:r>
      <w:r w:rsidR="00D722A4">
        <w:rPr>
          <w:rFonts w:ascii="Times New Roman" w:hAnsi="Times New Roman" w:cs="Times New Roman"/>
          <w:sz w:val="20"/>
          <w:szCs w:val="20"/>
        </w:rPr>
        <w:t>:</w:t>
      </w:r>
      <w:r w:rsidRPr="00E86867">
        <w:rPr>
          <w:rFonts w:ascii="Times New Roman" w:hAnsi="Times New Roman" w:cs="Times New Roman"/>
          <w:sz w:val="20"/>
          <w:szCs w:val="20"/>
        </w:rPr>
        <w:t xml:space="preserve"> Unique parcel count in FEMA Flood Hazard Zones</w:t>
      </w:r>
    </w:p>
    <w:tbl>
      <w:tblPr>
        <w:tblW w:w="8715" w:type="dxa"/>
        <w:jc w:val="center"/>
        <w:tblCellMar>
          <w:left w:w="0" w:type="dxa"/>
          <w:right w:w="0" w:type="dxa"/>
        </w:tblCellMar>
        <w:tblLook w:val="0420" w:firstRow="1" w:lastRow="0" w:firstColumn="0" w:lastColumn="0" w:noHBand="0" w:noVBand="1"/>
      </w:tblPr>
      <w:tblGrid>
        <w:gridCol w:w="3855"/>
        <w:gridCol w:w="2340"/>
        <w:gridCol w:w="2520"/>
      </w:tblGrid>
      <w:tr w:rsidR="00E86867" w:rsidRPr="00AC2666" w14:paraId="100541EA" w14:textId="77777777" w:rsidTr="00E86867">
        <w:trPr>
          <w:trHeight w:val="309"/>
          <w:jc w:val="center"/>
        </w:trPr>
        <w:tc>
          <w:tcPr>
            <w:tcW w:w="3855" w:type="dxa"/>
            <w:tcBorders>
              <w:top w:val="single" w:sz="12" w:space="0" w:color="000000"/>
              <w:left w:val="single" w:sz="12" w:space="0" w:color="000000"/>
              <w:bottom w:val="nil"/>
              <w:right w:val="nil"/>
            </w:tcBorders>
            <w:shd w:val="clear" w:color="auto" w:fill="000000"/>
            <w:tcMar>
              <w:top w:w="183" w:type="dxa"/>
              <w:left w:w="238" w:type="dxa"/>
              <w:bottom w:w="183" w:type="dxa"/>
              <w:right w:w="277" w:type="dxa"/>
            </w:tcMar>
            <w:vAlign w:val="center"/>
            <w:hideMark/>
          </w:tcPr>
          <w:p w14:paraId="2B18F45E"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Characteristic</w:t>
            </w:r>
          </w:p>
        </w:tc>
        <w:tc>
          <w:tcPr>
            <w:tcW w:w="2340" w:type="dxa"/>
            <w:tcBorders>
              <w:top w:val="single" w:sz="12" w:space="0" w:color="000000"/>
              <w:left w:val="nil"/>
              <w:bottom w:val="nil"/>
              <w:right w:val="nil"/>
            </w:tcBorders>
            <w:shd w:val="clear" w:color="auto" w:fill="000000"/>
            <w:tcMar>
              <w:top w:w="183" w:type="dxa"/>
              <w:left w:w="238" w:type="dxa"/>
              <w:bottom w:w="183" w:type="dxa"/>
              <w:right w:w="277" w:type="dxa"/>
            </w:tcMar>
            <w:vAlign w:val="center"/>
            <w:hideMark/>
          </w:tcPr>
          <w:p w14:paraId="77638200"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Count</w:t>
            </w:r>
          </w:p>
        </w:tc>
        <w:tc>
          <w:tcPr>
            <w:tcW w:w="2520" w:type="dxa"/>
            <w:tcBorders>
              <w:top w:val="single" w:sz="12" w:space="0" w:color="000000"/>
              <w:left w:val="nil"/>
              <w:bottom w:val="nil"/>
              <w:right w:val="nil"/>
            </w:tcBorders>
            <w:shd w:val="clear" w:color="auto" w:fill="000000"/>
            <w:tcMar>
              <w:top w:w="183" w:type="dxa"/>
              <w:left w:w="238" w:type="dxa"/>
              <w:bottom w:w="183" w:type="dxa"/>
              <w:right w:w="277" w:type="dxa"/>
            </w:tcMar>
            <w:vAlign w:val="center"/>
            <w:hideMark/>
          </w:tcPr>
          <w:p w14:paraId="3F7F419F"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Percentage</w:t>
            </w:r>
          </w:p>
        </w:tc>
      </w:tr>
      <w:tr w:rsidR="00E86867" w:rsidRPr="00E86867" w14:paraId="6508959E" w14:textId="77777777" w:rsidTr="00AC2666">
        <w:trPr>
          <w:trHeight w:val="447"/>
          <w:jc w:val="center"/>
        </w:trPr>
        <w:tc>
          <w:tcPr>
            <w:tcW w:w="3855"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34BE569F"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Parcels in Flood Zones</w:t>
            </w:r>
          </w:p>
        </w:tc>
        <w:tc>
          <w:tcPr>
            <w:tcW w:w="2340"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050DD67A"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166,970</w:t>
            </w:r>
          </w:p>
        </w:tc>
        <w:tc>
          <w:tcPr>
            <w:tcW w:w="2520"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7EE9A915"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38.24%</w:t>
            </w:r>
          </w:p>
        </w:tc>
      </w:tr>
      <w:tr w:rsidR="00E86867" w:rsidRPr="00E86867" w14:paraId="070ECEEF" w14:textId="77777777" w:rsidTr="00AC2666">
        <w:trPr>
          <w:trHeight w:val="437"/>
          <w:jc w:val="center"/>
        </w:trPr>
        <w:tc>
          <w:tcPr>
            <w:tcW w:w="3855"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1560CC81"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Private parcels</w:t>
            </w:r>
          </w:p>
        </w:tc>
        <w:tc>
          <w:tcPr>
            <w:tcW w:w="2340"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3D923F3D"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166,116</w:t>
            </w:r>
          </w:p>
        </w:tc>
        <w:tc>
          <w:tcPr>
            <w:tcW w:w="2520"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2E90E0DA"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38.04%</w:t>
            </w:r>
          </w:p>
        </w:tc>
      </w:tr>
      <w:tr w:rsidR="00E86867" w:rsidRPr="00E86867" w14:paraId="3BEBBC31" w14:textId="77777777" w:rsidTr="00AC2666">
        <w:trPr>
          <w:trHeight w:val="411"/>
          <w:jc w:val="center"/>
        </w:trPr>
        <w:tc>
          <w:tcPr>
            <w:tcW w:w="3855"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5E256217"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County-owned parcels</w:t>
            </w:r>
          </w:p>
        </w:tc>
        <w:tc>
          <w:tcPr>
            <w:tcW w:w="2340"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5B310031"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854</w:t>
            </w:r>
          </w:p>
        </w:tc>
        <w:tc>
          <w:tcPr>
            <w:tcW w:w="2520"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01E150F7"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0.19%</w:t>
            </w:r>
          </w:p>
        </w:tc>
      </w:tr>
    </w:tbl>
    <w:p w14:paraId="631E070D" w14:textId="77777777" w:rsidR="005E26FA" w:rsidRDefault="005E26FA" w:rsidP="005E26FA">
      <w:pPr>
        <w:pStyle w:val="Heading3"/>
        <w:spacing w:afterLines="160" w:after="384"/>
        <w:ind w:firstLine="720"/>
        <w:rPr>
          <w:sz w:val="24"/>
          <w:szCs w:val="24"/>
        </w:rPr>
      </w:pPr>
      <w:r w:rsidRPr="005E26FA">
        <w:rPr>
          <w:sz w:val="24"/>
          <w:szCs w:val="24"/>
        </w:rPr>
        <w:t>Property Value at Risk</w:t>
      </w:r>
    </w:p>
    <w:p w14:paraId="2616E035" w14:textId="542C6386" w:rsidR="00127450" w:rsidRPr="00127450" w:rsidRDefault="00127450" w:rsidP="00127450">
      <w:pPr>
        <w:pStyle w:val="Caption"/>
        <w:keepNext/>
        <w:jc w:val="center"/>
        <w:rPr>
          <w:rFonts w:ascii="Times New Roman" w:hAnsi="Times New Roman" w:cs="Times New Roman"/>
          <w:sz w:val="20"/>
          <w:szCs w:val="20"/>
        </w:rPr>
      </w:pPr>
      <w:r w:rsidRPr="00127450">
        <w:rPr>
          <w:rFonts w:ascii="Times New Roman" w:hAnsi="Times New Roman" w:cs="Times New Roman"/>
          <w:sz w:val="20"/>
          <w:szCs w:val="20"/>
        </w:rPr>
        <w:t xml:space="preserve">Table </w:t>
      </w:r>
      <w:r w:rsidRPr="00127450">
        <w:rPr>
          <w:rFonts w:ascii="Times New Roman" w:hAnsi="Times New Roman" w:cs="Times New Roman"/>
          <w:sz w:val="20"/>
          <w:szCs w:val="20"/>
        </w:rPr>
        <w:fldChar w:fldCharType="begin"/>
      </w:r>
      <w:r w:rsidRPr="00127450">
        <w:rPr>
          <w:rFonts w:ascii="Times New Roman" w:hAnsi="Times New Roman" w:cs="Times New Roman"/>
          <w:sz w:val="20"/>
          <w:szCs w:val="20"/>
        </w:rPr>
        <w:instrText xml:space="preserve"> SEQ Table \* ARABIC </w:instrText>
      </w:r>
      <w:r w:rsidRPr="00127450">
        <w:rPr>
          <w:rFonts w:ascii="Times New Roman" w:hAnsi="Times New Roman" w:cs="Times New Roman"/>
          <w:sz w:val="20"/>
          <w:szCs w:val="20"/>
        </w:rPr>
        <w:fldChar w:fldCharType="separate"/>
      </w:r>
      <w:r w:rsidRPr="00127450">
        <w:rPr>
          <w:rFonts w:ascii="Times New Roman" w:hAnsi="Times New Roman" w:cs="Times New Roman"/>
          <w:sz w:val="20"/>
          <w:szCs w:val="20"/>
        </w:rPr>
        <w:t>2</w:t>
      </w:r>
      <w:r w:rsidRPr="00127450">
        <w:rPr>
          <w:rFonts w:ascii="Times New Roman" w:hAnsi="Times New Roman" w:cs="Times New Roman"/>
          <w:sz w:val="20"/>
          <w:szCs w:val="20"/>
        </w:rPr>
        <w:fldChar w:fldCharType="end"/>
      </w:r>
      <w:r w:rsidR="00D722A4">
        <w:rPr>
          <w:rFonts w:ascii="Times New Roman" w:hAnsi="Times New Roman" w:cs="Times New Roman"/>
          <w:sz w:val="20"/>
          <w:szCs w:val="20"/>
        </w:rPr>
        <w:t>:</w:t>
      </w:r>
      <w:r w:rsidRPr="00127450">
        <w:rPr>
          <w:rFonts w:ascii="Times New Roman" w:hAnsi="Times New Roman" w:cs="Times New Roman"/>
          <w:sz w:val="20"/>
          <w:szCs w:val="20"/>
        </w:rPr>
        <w:t xml:space="preserve"> Total property value at risk in FEMA Flood Hazard Zones</w:t>
      </w:r>
    </w:p>
    <w:tbl>
      <w:tblPr>
        <w:tblW w:w="5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1705"/>
        <w:gridCol w:w="1620"/>
        <w:gridCol w:w="2430"/>
      </w:tblGrid>
      <w:tr w:rsidR="00127450" w:rsidRPr="00AC2666" w14:paraId="22688F16" w14:textId="77777777" w:rsidTr="00AC2666">
        <w:trPr>
          <w:trHeight w:val="241"/>
          <w:jc w:val="center"/>
        </w:trPr>
        <w:tc>
          <w:tcPr>
            <w:tcW w:w="1705" w:type="dxa"/>
            <w:shd w:val="clear" w:color="auto" w:fill="000000"/>
            <w:tcMar>
              <w:top w:w="199" w:type="dxa"/>
              <w:left w:w="139" w:type="dxa"/>
              <w:bottom w:w="199" w:type="dxa"/>
              <w:right w:w="99" w:type="dxa"/>
            </w:tcMar>
            <w:vAlign w:val="center"/>
            <w:hideMark/>
          </w:tcPr>
          <w:p w14:paraId="54D11ECC"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Flood Zone</w:t>
            </w:r>
          </w:p>
        </w:tc>
        <w:tc>
          <w:tcPr>
            <w:tcW w:w="1620" w:type="dxa"/>
            <w:shd w:val="clear" w:color="auto" w:fill="000000"/>
            <w:tcMar>
              <w:top w:w="199" w:type="dxa"/>
              <w:left w:w="139" w:type="dxa"/>
              <w:bottom w:w="199" w:type="dxa"/>
              <w:right w:w="99" w:type="dxa"/>
            </w:tcMar>
            <w:vAlign w:val="center"/>
            <w:hideMark/>
          </w:tcPr>
          <w:p w14:paraId="75976846"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Count</w:t>
            </w:r>
          </w:p>
        </w:tc>
        <w:tc>
          <w:tcPr>
            <w:tcW w:w="2430" w:type="dxa"/>
            <w:shd w:val="clear" w:color="auto" w:fill="000000"/>
            <w:tcMar>
              <w:top w:w="199" w:type="dxa"/>
              <w:left w:w="139" w:type="dxa"/>
              <w:bottom w:w="199" w:type="dxa"/>
              <w:right w:w="99" w:type="dxa"/>
            </w:tcMar>
            <w:vAlign w:val="center"/>
            <w:hideMark/>
          </w:tcPr>
          <w:p w14:paraId="4C884269"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Value</w:t>
            </w:r>
          </w:p>
        </w:tc>
      </w:tr>
      <w:tr w:rsidR="00127450" w:rsidRPr="00127450" w14:paraId="17962702" w14:textId="77777777" w:rsidTr="00AC2666">
        <w:trPr>
          <w:trHeight w:val="299"/>
          <w:jc w:val="center"/>
        </w:trPr>
        <w:tc>
          <w:tcPr>
            <w:tcW w:w="1705" w:type="dxa"/>
            <w:tcMar>
              <w:top w:w="15" w:type="dxa"/>
              <w:left w:w="139" w:type="dxa"/>
              <w:bottom w:w="199" w:type="dxa"/>
              <w:right w:w="99" w:type="dxa"/>
            </w:tcMar>
            <w:vAlign w:val="center"/>
            <w:hideMark/>
          </w:tcPr>
          <w:p w14:paraId="204609C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w:t>
            </w:r>
          </w:p>
        </w:tc>
        <w:tc>
          <w:tcPr>
            <w:tcW w:w="1620" w:type="dxa"/>
            <w:tcMar>
              <w:top w:w="15" w:type="dxa"/>
              <w:left w:w="139" w:type="dxa"/>
              <w:bottom w:w="199" w:type="dxa"/>
              <w:right w:w="99" w:type="dxa"/>
            </w:tcMar>
            <w:vAlign w:val="center"/>
            <w:hideMark/>
          </w:tcPr>
          <w:p w14:paraId="39F1AF0C"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8,694</w:t>
            </w:r>
          </w:p>
        </w:tc>
        <w:tc>
          <w:tcPr>
            <w:tcW w:w="2430" w:type="dxa"/>
            <w:tcMar>
              <w:top w:w="15" w:type="dxa"/>
              <w:left w:w="139" w:type="dxa"/>
              <w:bottom w:w="199" w:type="dxa"/>
              <w:right w:w="99" w:type="dxa"/>
            </w:tcMar>
            <w:vAlign w:val="center"/>
            <w:hideMark/>
          </w:tcPr>
          <w:p w14:paraId="07D52918" w14:textId="22D65D5A"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$2,369,591,050.00</w:t>
            </w:r>
          </w:p>
        </w:tc>
      </w:tr>
      <w:tr w:rsidR="00127450" w:rsidRPr="00127450" w14:paraId="398E0C35" w14:textId="77777777" w:rsidTr="00AC2666">
        <w:trPr>
          <w:trHeight w:val="191"/>
          <w:jc w:val="center"/>
        </w:trPr>
        <w:tc>
          <w:tcPr>
            <w:tcW w:w="1705" w:type="dxa"/>
            <w:shd w:val="clear" w:color="auto" w:fill="F2F2F2"/>
            <w:tcMar>
              <w:top w:w="15" w:type="dxa"/>
              <w:left w:w="139" w:type="dxa"/>
              <w:bottom w:w="199" w:type="dxa"/>
              <w:right w:w="99" w:type="dxa"/>
            </w:tcMar>
            <w:vAlign w:val="center"/>
            <w:hideMark/>
          </w:tcPr>
          <w:p w14:paraId="76632E6C"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AE</w:t>
            </w:r>
          </w:p>
        </w:tc>
        <w:tc>
          <w:tcPr>
            <w:tcW w:w="1620" w:type="dxa"/>
            <w:shd w:val="clear" w:color="auto" w:fill="F2F2F2"/>
            <w:tcMar>
              <w:top w:w="15" w:type="dxa"/>
              <w:left w:w="139" w:type="dxa"/>
              <w:bottom w:w="199" w:type="dxa"/>
              <w:right w:w="99" w:type="dxa"/>
            </w:tcMar>
            <w:vAlign w:val="center"/>
            <w:hideMark/>
          </w:tcPr>
          <w:p w14:paraId="55F8D600"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235,360</w:t>
            </w:r>
          </w:p>
        </w:tc>
        <w:tc>
          <w:tcPr>
            <w:tcW w:w="2430" w:type="dxa"/>
            <w:shd w:val="clear" w:color="auto" w:fill="F2F2F2"/>
            <w:tcMar>
              <w:top w:w="15" w:type="dxa"/>
              <w:left w:w="139" w:type="dxa"/>
              <w:bottom w:w="199" w:type="dxa"/>
              <w:right w:w="99" w:type="dxa"/>
            </w:tcMar>
            <w:vAlign w:val="center"/>
            <w:hideMark/>
          </w:tcPr>
          <w:p w14:paraId="4636A613" w14:textId="14C80683"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$102,195,849,440.00</w:t>
            </w:r>
          </w:p>
        </w:tc>
      </w:tr>
      <w:tr w:rsidR="00127450" w:rsidRPr="00127450" w14:paraId="7C701345" w14:textId="77777777" w:rsidTr="00AC2666">
        <w:trPr>
          <w:trHeight w:val="67"/>
          <w:jc w:val="center"/>
        </w:trPr>
        <w:tc>
          <w:tcPr>
            <w:tcW w:w="1705" w:type="dxa"/>
            <w:tcMar>
              <w:top w:w="15" w:type="dxa"/>
              <w:left w:w="139" w:type="dxa"/>
              <w:bottom w:w="199" w:type="dxa"/>
              <w:right w:w="99" w:type="dxa"/>
            </w:tcMar>
            <w:vAlign w:val="center"/>
            <w:hideMark/>
          </w:tcPr>
          <w:p w14:paraId="197716E9"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AH</w:t>
            </w:r>
          </w:p>
        </w:tc>
        <w:tc>
          <w:tcPr>
            <w:tcW w:w="1620" w:type="dxa"/>
            <w:tcMar>
              <w:top w:w="15" w:type="dxa"/>
              <w:left w:w="139" w:type="dxa"/>
              <w:bottom w:w="199" w:type="dxa"/>
              <w:right w:w="99" w:type="dxa"/>
            </w:tcMar>
            <w:vAlign w:val="center"/>
            <w:hideMark/>
          </w:tcPr>
          <w:p w14:paraId="08B6B154"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66</w:t>
            </w:r>
          </w:p>
        </w:tc>
        <w:tc>
          <w:tcPr>
            <w:tcW w:w="2430" w:type="dxa"/>
            <w:tcMar>
              <w:top w:w="15" w:type="dxa"/>
              <w:left w:w="139" w:type="dxa"/>
              <w:bottom w:w="199" w:type="dxa"/>
              <w:right w:w="99" w:type="dxa"/>
            </w:tcMar>
            <w:vAlign w:val="center"/>
            <w:hideMark/>
          </w:tcPr>
          <w:p w14:paraId="63BD9E55" w14:textId="58AE87A3"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$10,454,900.00</w:t>
            </w:r>
          </w:p>
        </w:tc>
      </w:tr>
      <w:tr w:rsidR="00127450" w:rsidRPr="00127450" w14:paraId="32D62CBF" w14:textId="77777777" w:rsidTr="00AC2666">
        <w:trPr>
          <w:trHeight w:val="173"/>
          <w:jc w:val="center"/>
        </w:trPr>
        <w:tc>
          <w:tcPr>
            <w:tcW w:w="1705" w:type="dxa"/>
            <w:shd w:val="clear" w:color="auto" w:fill="F2F2F2"/>
            <w:tcMar>
              <w:top w:w="15" w:type="dxa"/>
              <w:left w:w="139" w:type="dxa"/>
              <w:bottom w:w="199" w:type="dxa"/>
              <w:right w:w="99" w:type="dxa"/>
            </w:tcMar>
            <w:vAlign w:val="center"/>
            <w:hideMark/>
          </w:tcPr>
          <w:p w14:paraId="72A0299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AO</w:t>
            </w:r>
          </w:p>
        </w:tc>
        <w:tc>
          <w:tcPr>
            <w:tcW w:w="1620" w:type="dxa"/>
            <w:shd w:val="clear" w:color="auto" w:fill="F2F2F2"/>
            <w:tcMar>
              <w:top w:w="15" w:type="dxa"/>
              <w:left w:w="139" w:type="dxa"/>
              <w:bottom w:w="199" w:type="dxa"/>
              <w:right w:w="99" w:type="dxa"/>
            </w:tcMar>
            <w:vAlign w:val="center"/>
            <w:hideMark/>
          </w:tcPr>
          <w:p w14:paraId="05685283"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381</w:t>
            </w:r>
          </w:p>
        </w:tc>
        <w:tc>
          <w:tcPr>
            <w:tcW w:w="2430" w:type="dxa"/>
            <w:shd w:val="clear" w:color="auto" w:fill="F2F2F2"/>
            <w:tcMar>
              <w:top w:w="15" w:type="dxa"/>
              <w:left w:w="139" w:type="dxa"/>
              <w:bottom w:w="199" w:type="dxa"/>
              <w:right w:w="99" w:type="dxa"/>
            </w:tcMar>
            <w:vAlign w:val="center"/>
            <w:hideMark/>
          </w:tcPr>
          <w:p w14:paraId="0E32182D" w14:textId="3A964CF6"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$413,859,709.00</w:t>
            </w:r>
          </w:p>
        </w:tc>
      </w:tr>
      <w:tr w:rsidR="00127450" w:rsidRPr="00127450" w14:paraId="3A61286D" w14:textId="77777777" w:rsidTr="00AC2666">
        <w:trPr>
          <w:trHeight w:val="281"/>
          <w:jc w:val="center"/>
        </w:trPr>
        <w:tc>
          <w:tcPr>
            <w:tcW w:w="1705" w:type="dxa"/>
            <w:tcMar>
              <w:top w:w="15" w:type="dxa"/>
              <w:left w:w="139" w:type="dxa"/>
              <w:bottom w:w="199" w:type="dxa"/>
              <w:right w:w="99" w:type="dxa"/>
            </w:tcMar>
            <w:vAlign w:val="center"/>
            <w:hideMark/>
          </w:tcPr>
          <w:p w14:paraId="5D7F7047"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VE</w:t>
            </w:r>
          </w:p>
        </w:tc>
        <w:tc>
          <w:tcPr>
            <w:tcW w:w="1620" w:type="dxa"/>
            <w:tcMar>
              <w:top w:w="15" w:type="dxa"/>
              <w:left w:w="139" w:type="dxa"/>
              <w:bottom w:w="199" w:type="dxa"/>
              <w:right w:w="99" w:type="dxa"/>
            </w:tcMar>
            <w:vAlign w:val="center"/>
            <w:hideMark/>
          </w:tcPr>
          <w:p w14:paraId="7D034C4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31,091</w:t>
            </w:r>
          </w:p>
        </w:tc>
        <w:tc>
          <w:tcPr>
            <w:tcW w:w="2430" w:type="dxa"/>
            <w:tcMar>
              <w:top w:w="15" w:type="dxa"/>
              <w:left w:w="139" w:type="dxa"/>
              <w:bottom w:w="199" w:type="dxa"/>
              <w:right w:w="99" w:type="dxa"/>
            </w:tcMar>
            <w:vAlign w:val="center"/>
            <w:hideMark/>
          </w:tcPr>
          <w:p w14:paraId="02921CA2" w14:textId="33133D8E"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$19,196,889,087.00</w:t>
            </w:r>
          </w:p>
        </w:tc>
      </w:tr>
    </w:tbl>
    <w:p w14:paraId="6ABE5EF6" w14:textId="77777777" w:rsidR="00E86867" w:rsidRPr="00E86867" w:rsidRDefault="00E86867" w:rsidP="00E86867"/>
    <w:p w14:paraId="72FBF9F2" w14:textId="1C8B7BBE" w:rsidR="005E26FA" w:rsidRPr="005E26FA" w:rsidRDefault="009670FC" w:rsidP="00C85EC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total assessed property value intersecting the analyzed flood hazard zones exceeded $124 billion, as illustrated in Table 2 above. The majority of this value was concentrated within </w:t>
      </w:r>
      <w:r>
        <w:rPr>
          <w:rFonts w:ascii="Times New Roman" w:hAnsi="Times New Roman" w:cs="Times New Roman"/>
          <w:sz w:val="24"/>
          <w:szCs w:val="24"/>
        </w:rPr>
        <w:lastRenderedPageBreak/>
        <w:t>AE and VE flood zones. The AE flood zone encompassed the highest concentration of exposed parcels and property value, amounting to over $102 billion in assessed value. VE zones, which are associated with coastal high-hazard areas and wave action, contained more than $19 billion in assessed property value. The distribution of property value within flood hazard zones indicates that flood exposure extends beyond isolated coastal properties and impacts a significant portion of the county’s developed economic infrastructure.</w:t>
      </w:r>
    </w:p>
    <w:p w14:paraId="47B0B24C" w14:textId="77777777" w:rsidR="005E26FA" w:rsidRDefault="005E26FA" w:rsidP="005E26FA">
      <w:pPr>
        <w:pStyle w:val="Heading3"/>
        <w:spacing w:afterLines="160" w:after="384"/>
        <w:ind w:firstLine="720"/>
        <w:rPr>
          <w:sz w:val="24"/>
          <w:szCs w:val="24"/>
        </w:rPr>
      </w:pPr>
      <w:r w:rsidRPr="005E26FA">
        <w:rPr>
          <w:sz w:val="24"/>
          <w:szCs w:val="24"/>
        </w:rPr>
        <w:t>Public Asset Exposure</w:t>
      </w:r>
    </w:p>
    <w:p w14:paraId="37D8107E" w14:textId="77777777" w:rsidR="00C85EC9" w:rsidRDefault="00C85EC9" w:rsidP="00C85EC9">
      <w:pPr>
        <w:keepNext/>
      </w:pPr>
      <w:r>
        <w:rPr>
          <w:noProof/>
        </w:rPr>
        <w:drawing>
          <wp:inline distT="0" distB="0" distL="0" distR="0" wp14:anchorId="765F75DB" wp14:editId="6BBA0FC7">
            <wp:extent cx="5943600" cy="4591050"/>
            <wp:effectExtent l="0" t="0" r="0" b="0"/>
            <wp:docPr id="79122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8412" name="Picture 791228412"/>
                    <pic:cNvPicPr/>
                  </pic:nvPicPr>
                  <pic:blipFill>
                    <a:blip r:embed="rId14">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6F361A8A" w14:textId="324F2D5F" w:rsidR="00C85EC9" w:rsidRPr="00214949" w:rsidRDefault="00C85EC9" w:rsidP="00214949">
      <w:pPr>
        <w:pStyle w:val="Caption"/>
        <w:spacing w:after="160"/>
        <w:jc w:val="center"/>
        <w:rPr>
          <w:rFonts w:ascii="Times New Roman" w:hAnsi="Times New Roman" w:cs="Times New Roman"/>
          <w:sz w:val="20"/>
          <w:szCs w:val="20"/>
        </w:rPr>
      </w:pPr>
      <w:r w:rsidRPr="00214949">
        <w:rPr>
          <w:rFonts w:ascii="Times New Roman" w:hAnsi="Times New Roman" w:cs="Times New Roman"/>
          <w:sz w:val="20"/>
          <w:szCs w:val="20"/>
        </w:rPr>
        <w:t xml:space="preserve">Figure </w:t>
      </w:r>
      <w:r w:rsidRPr="00214949">
        <w:rPr>
          <w:rFonts w:ascii="Times New Roman" w:hAnsi="Times New Roman" w:cs="Times New Roman"/>
          <w:sz w:val="20"/>
          <w:szCs w:val="20"/>
        </w:rPr>
        <w:fldChar w:fldCharType="begin"/>
      </w:r>
      <w:r w:rsidRPr="00214949">
        <w:rPr>
          <w:rFonts w:ascii="Times New Roman" w:hAnsi="Times New Roman" w:cs="Times New Roman"/>
          <w:sz w:val="20"/>
          <w:szCs w:val="20"/>
        </w:rPr>
        <w:instrText xml:space="preserve"> SEQ Figure \* ARABIC </w:instrText>
      </w:r>
      <w:r w:rsidRPr="00214949">
        <w:rPr>
          <w:rFonts w:ascii="Times New Roman" w:hAnsi="Times New Roman" w:cs="Times New Roman"/>
          <w:sz w:val="20"/>
          <w:szCs w:val="20"/>
        </w:rPr>
        <w:fldChar w:fldCharType="separate"/>
      </w:r>
      <w:r w:rsidRPr="00214949">
        <w:rPr>
          <w:rFonts w:ascii="Times New Roman" w:hAnsi="Times New Roman" w:cs="Times New Roman"/>
          <w:sz w:val="20"/>
          <w:szCs w:val="20"/>
        </w:rPr>
        <w:t>6</w:t>
      </w:r>
      <w:r w:rsidRPr="00214949">
        <w:rPr>
          <w:rFonts w:ascii="Times New Roman" w:hAnsi="Times New Roman" w:cs="Times New Roman"/>
          <w:sz w:val="20"/>
          <w:szCs w:val="20"/>
        </w:rPr>
        <w:fldChar w:fldCharType="end"/>
      </w:r>
      <w:r w:rsidRPr="00214949">
        <w:rPr>
          <w:rFonts w:ascii="Times New Roman" w:hAnsi="Times New Roman" w:cs="Times New Roman"/>
          <w:sz w:val="20"/>
          <w:szCs w:val="20"/>
        </w:rPr>
        <w:t xml:space="preserve"> County Parks intersecting FEMA moderate to high hazard zones</w:t>
      </w:r>
    </w:p>
    <w:p w14:paraId="189B6762" w14:textId="493AF70F" w:rsidR="005E26FA" w:rsidRPr="005E26FA" w:rsidRDefault="00223FF9"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Further spatial analysis revealed that numerous county-owned parcels include </w:t>
      </w:r>
      <w:r w:rsidR="00253551">
        <w:rPr>
          <w:rFonts w:ascii="Times New Roman" w:hAnsi="Times New Roman" w:cs="Times New Roman"/>
          <w:sz w:val="24"/>
          <w:szCs w:val="24"/>
        </w:rPr>
        <w:t>park</w:t>
      </w:r>
      <w:r>
        <w:rPr>
          <w:rFonts w:ascii="Times New Roman" w:hAnsi="Times New Roman" w:cs="Times New Roman"/>
          <w:sz w:val="24"/>
          <w:szCs w:val="24"/>
        </w:rPr>
        <w:t xml:space="preserve"> facilities located within flood hazard zones. As depicted in Figure 6, several public parks and </w:t>
      </w:r>
      <w:r>
        <w:rPr>
          <w:rFonts w:ascii="Times New Roman" w:hAnsi="Times New Roman" w:cs="Times New Roman"/>
          <w:sz w:val="24"/>
          <w:szCs w:val="24"/>
        </w:rPr>
        <w:lastRenderedPageBreak/>
        <w:t xml:space="preserve">recreational amenities intersect with coastal flood zones, indicating vulnerability to storm surge and recurring storm damage. As illustrated in Figure 5, emergency management infrastructure, including shelters and evacuation corridors, also varies in proximity to flood-prone areas. The clustering of public assets in these vulnerable locations underscores the operational challenges </w:t>
      </w:r>
      <w:r w:rsidR="00253551">
        <w:rPr>
          <w:rFonts w:ascii="Times New Roman" w:hAnsi="Times New Roman" w:cs="Times New Roman"/>
          <w:sz w:val="24"/>
          <w:szCs w:val="24"/>
        </w:rPr>
        <w:t>local governments face in maintaining</w:t>
      </w:r>
      <w:r>
        <w:rPr>
          <w:rFonts w:ascii="Times New Roman" w:hAnsi="Times New Roman" w:cs="Times New Roman"/>
          <w:sz w:val="24"/>
          <w:szCs w:val="24"/>
        </w:rPr>
        <w:t xml:space="preserve"> service continuity in the aftermath of disasters.</w:t>
      </w:r>
    </w:p>
    <w:p w14:paraId="1CD9C6BD" w14:textId="12D89B7A" w:rsidR="005E26FA" w:rsidRPr="005E26FA" w:rsidRDefault="005E26FA" w:rsidP="005E26FA">
      <w:pPr>
        <w:pStyle w:val="Heading3"/>
        <w:spacing w:afterLines="160" w:after="384"/>
        <w:ind w:firstLine="720"/>
        <w:rPr>
          <w:sz w:val="24"/>
          <w:szCs w:val="24"/>
        </w:rPr>
      </w:pPr>
      <w:r w:rsidRPr="005E26FA">
        <w:rPr>
          <w:sz w:val="24"/>
          <w:szCs w:val="24"/>
        </w:rPr>
        <w:t xml:space="preserve">Spatial </w:t>
      </w:r>
      <w:r w:rsidR="00651C2A">
        <w:rPr>
          <w:sz w:val="24"/>
          <w:szCs w:val="24"/>
        </w:rPr>
        <w:t xml:space="preserve">Vulnerability </w:t>
      </w:r>
      <w:r w:rsidRPr="005E26FA">
        <w:rPr>
          <w:sz w:val="24"/>
          <w:szCs w:val="24"/>
        </w:rPr>
        <w:t>Patterns</w:t>
      </w:r>
    </w:p>
    <w:p w14:paraId="37F3954B" w14:textId="6492C999" w:rsidR="005E26FA" w:rsidRPr="005E26FA" w:rsidRDefault="00782C52"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One outcome of the analysis indicates that f</w:t>
      </w:r>
      <w:r w:rsidR="005E26FA" w:rsidRPr="005E26FA">
        <w:rPr>
          <w:rFonts w:ascii="Times New Roman" w:hAnsi="Times New Roman" w:cs="Times New Roman"/>
          <w:sz w:val="24"/>
          <w:szCs w:val="24"/>
        </w:rPr>
        <w:t xml:space="preserve">lood </w:t>
      </w:r>
      <w:r>
        <w:rPr>
          <w:rFonts w:ascii="Times New Roman" w:hAnsi="Times New Roman" w:cs="Times New Roman"/>
          <w:sz w:val="24"/>
          <w:szCs w:val="24"/>
        </w:rPr>
        <w:t xml:space="preserve">hazard </w:t>
      </w:r>
      <w:r w:rsidR="005E26FA" w:rsidRPr="005E26FA">
        <w:rPr>
          <w:rFonts w:ascii="Times New Roman" w:hAnsi="Times New Roman" w:cs="Times New Roman"/>
          <w:sz w:val="24"/>
          <w:szCs w:val="24"/>
        </w:rPr>
        <w:t xml:space="preserve">patterns generally corresponded with highly developed coastal </w:t>
      </w:r>
      <w:r>
        <w:rPr>
          <w:rFonts w:ascii="Times New Roman" w:hAnsi="Times New Roman" w:cs="Times New Roman"/>
          <w:sz w:val="24"/>
          <w:szCs w:val="24"/>
        </w:rPr>
        <w:t xml:space="preserve">locations </w:t>
      </w:r>
      <w:r w:rsidR="005E26FA" w:rsidRPr="005E26FA">
        <w:rPr>
          <w:rFonts w:ascii="Times New Roman" w:hAnsi="Times New Roman" w:cs="Times New Roman"/>
          <w:sz w:val="24"/>
          <w:szCs w:val="24"/>
        </w:rPr>
        <w:t xml:space="preserve">and densely urbanized corridors throughout </w:t>
      </w:r>
      <w:r>
        <w:rPr>
          <w:rFonts w:ascii="Times New Roman" w:hAnsi="Times New Roman" w:cs="Times New Roman"/>
          <w:sz w:val="24"/>
          <w:szCs w:val="24"/>
        </w:rPr>
        <w:t>Pinellas County</w:t>
      </w:r>
      <w:r w:rsidR="005E26FA" w:rsidRPr="005E26FA">
        <w:rPr>
          <w:rFonts w:ascii="Times New Roman" w:hAnsi="Times New Roman" w:cs="Times New Roman"/>
          <w:sz w:val="24"/>
          <w:szCs w:val="24"/>
        </w:rPr>
        <w:t xml:space="preserve">. Coastal municipalities and barrier island communities </w:t>
      </w:r>
      <w:r w:rsidR="009D4F4E">
        <w:rPr>
          <w:rFonts w:ascii="Times New Roman" w:hAnsi="Times New Roman" w:cs="Times New Roman"/>
          <w:sz w:val="24"/>
          <w:szCs w:val="24"/>
        </w:rPr>
        <w:t xml:space="preserve">contributed to </w:t>
      </w:r>
      <w:r w:rsidR="005E26FA" w:rsidRPr="005E26FA">
        <w:rPr>
          <w:rFonts w:ascii="Times New Roman" w:hAnsi="Times New Roman" w:cs="Times New Roman"/>
          <w:sz w:val="24"/>
          <w:szCs w:val="24"/>
        </w:rPr>
        <w:t xml:space="preserve">particularly high concentrations of </w:t>
      </w:r>
      <w:r w:rsidR="009D4F4E">
        <w:rPr>
          <w:rFonts w:ascii="Times New Roman" w:hAnsi="Times New Roman" w:cs="Times New Roman"/>
          <w:sz w:val="24"/>
          <w:szCs w:val="24"/>
        </w:rPr>
        <w:t xml:space="preserve">at-risk </w:t>
      </w:r>
      <w:r w:rsidR="005E26FA" w:rsidRPr="005E26FA">
        <w:rPr>
          <w:rFonts w:ascii="Times New Roman" w:hAnsi="Times New Roman" w:cs="Times New Roman"/>
          <w:sz w:val="24"/>
          <w:szCs w:val="24"/>
        </w:rPr>
        <w:t>parcels and</w:t>
      </w:r>
      <w:r w:rsidR="00FF13FD">
        <w:rPr>
          <w:rFonts w:ascii="Times New Roman" w:hAnsi="Times New Roman" w:cs="Times New Roman"/>
          <w:sz w:val="24"/>
          <w:szCs w:val="24"/>
        </w:rPr>
        <w:t>,</w:t>
      </w:r>
      <w:r w:rsidR="005E26FA" w:rsidRPr="005E26FA">
        <w:rPr>
          <w:rFonts w:ascii="Times New Roman" w:hAnsi="Times New Roman" w:cs="Times New Roman"/>
          <w:sz w:val="24"/>
          <w:szCs w:val="24"/>
        </w:rPr>
        <w:t xml:space="preserve"> </w:t>
      </w:r>
      <w:r w:rsidR="009D4F4E">
        <w:rPr>
          <w:rFonts w:ascii="Times New Roman" w:hAnsi="Times New Roman" w:cs="Times New Roman"/>
          <w:sz w:val="24"/>
          <w:szCs w:val="24"/>
        </w:rPr>
        <w:t xml:space="preserve">by default, </w:t>
      </w:r>
      <w:r w:rsidR="005E26FA" w:rsidRPr="005E26FA">
        <w:rPr>
          <w:rFonts w:ascii="Times New Roman" w:hAnsi="Times New Roman" w:cs="Times New Roman"/>
          <w:sz w:val="24"/>
          <w:szCs w:val="24"/>
        </w:rPr>
        <w:t>infrastructure.</w:t>
      </w:r>
      <w:r w:rsidR="009D4F4E">
        <w:rPr>
          <w:rFonts w:ascii="Times New Roman" w:hAnsi="Times New Roman" w:cs="Times New Roman"/>
          <w:sz w:val="24"/>
          <w:szCs w:val="24"/>
        </w:rPr>
        <w:t xml:space="preserve"> </w:t>
      </w:r>
      <w:r w:rsidR="005E26FA" w:rsidRPr="005E26FA">
        <w:rPr>
          <w:rFonts w:ascii="Times New Roman" w:hAnsi="Times New Roman" w:cs="Times New Roman"/>
          <w:sz w:val="24"/>
          <w:szCs w:val="24"/>
        </w:rPr>
        <w:t xml:space="preserve">The </w:t>
      </w:r>
      <w:r w:rsidR="009D4F4E">
        <w:rPr>
          <w:rFonts w:ascii="Times New Roman" w:hAnsi="Times New Roman" w:cs="Times New Roman"/>
          <w:sz w:val="24"/>
          <w:szCs w:val="24"/>
        </w:rPr>
        <w:t xml:space="preserve">spatial vulnerability </w:t>
      </w:r>
      <w:r w:rsidR="005E26FA" w:rsidRPr="005E26FA">
        <w:rPr>
          <w:rFonts w:ascii="Times New Roman" w:hAnsi="Times New Roman" w:cs="Times New Roman"/>
          <w:sz w:val="24"/>
          <w:szCs w:val="24"/>
        </w:rPr>
        <w:t xml:space="preserve">results </w:t>
      </w:r>
      <w:r w:rsidR="009D4F4E">
        <w:rPr>
          <w:rFonts w:ascii="Times New Roman" w:hAnsi="Times New Roman" w:cs="Times New Roman"/>
          <w:sz w:val="24"/>
          <w:szCs w:val="24"/>
        </w:rPr>
        <w:t xml:space="preserve">also </w:t>
      </w:r>
      <w:r w:rsidR="005E26FA" w:rsidRPr="005E26FA">
        <w:rPr>
          <w:rFonts w:ascii="Times New Roman" w:hAnsi="Times New Roman" w:cs="Times New Roman"/>
          <w:sz w:val="24"/>
          <w:szCs w:val="24"/>
        </w:rPr>
        <w:t xml:space="preserve">indicate that flood risk and development pressure overlap significantly throughout the study area. Despite </w:t>
      </w:r>
      <w:r w:rsidR="00320E61">
        <w:rPr>
          <w:rFonts w:ascii="Times New Roman" w:hAnsi="Times New Roman" w:cs="Times New Roman"/>
          <w:sz w:val="24"/>
          <w:szCs w:val="24"/>
        </w:rPr>
        <w:t xml:space="preserve">widespread awareness of flood hazards, substantial investment in residential, recreational, and public infrastructure continues </w:t>
      </w:r>
      <w:r w:rsidR="00AD5C0C">
        <w:rPr>
          <w:rFonts w:ascii="Times New Roman" w:hAnsi="Times New Roman" w:cs="Times New Roman"/>
          <w:sz w:val="24"/>
          <w:szCs w:val="24"/>
        </w:rPr>
        <w:t>in</w:t>
      </w:r>
      <w:r w:rsidR="005E26FA" w:rsidRPr="005E26FA">
        <w:rPr>
          <w:rFonts w:ascii="Times New Roman" w:hAnsi="Times New Roman" w:cs="Times New Roman"/>
          <w:sz w:val="24"/>
          <w:szCs w:val="24"/>
        </w:rPr>
        <w:t xml:space="preserve"> </w:t>
      </w:r>
      <w:r w:rsidR="00FF13FD">
        <w:rPr>
          <w:rFonts w:ascii="Times New Roman" w:hAnsi="Times New Roman" w:cs="Times New Roman"/>
          <w:sz w:val="24"/>
          <w:szCs w:val="24"/>
        </w:rPr>
        <w:t>disaster-</w:t>
      </w:r>
      <w:r w:rsidR="005E26FA" w:rsidRPr="005E26FA">
        <w:rPr>
          <w:rFonts w:ascii="Times New Roman" w:hAnsi="Times New Roman" w:cs="Times New Roman"/>
          <w:sz w:val="24"/>
          <w:szCs w:val="24"/>
        </w:rPr>
        <w:t>vulnerable areas.</w:t>
      </w:r>
    </w:p>
    <w:p w14:paraId="14986A6C" w14:textId="78F44C5B" w:rsidR="00CA4A9A" w:rsidRPr="00571CF5" w:rsidRDefault="00CA4A9A" w:rsidP="00CA4A9A">
      <w:pPr>
        <w:pStyle w:val="Heading2"/>
        <w:rPr>
          <w:rFonts w:ascii="Times New Roman" w:hAnsi="Times New Roman" w:cs="Times New Roman"/>
          <w:sz w:val="28"/>
          <w:szCs w:val="28"/>
        </w:rPr>
      </w:pPr>
      <w:r w:rsidRPr="00571CF5">
        <w:rPr>
          <w:rFonts w:ascii="Times New Roman" w:hAnsi="Times New Roman" w:cs="Times New Roman"/>
          <w:sz w:val="28"/>
          <w:szCs w:val="28"/>
        </w:rPr>
        <w:t>Discussion</w:t>
      </w:r>
    </w:p>
    <w:p w14:paraId="5839DDFD" w14:textId="639801EF" w:rsidR="007D46B6" w:rsidRDefault="00E10F34" w:rsidP="00EE3CA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Kelman (2020) asserted that numerous disasters are affected by planning decisions and land-use policies that increase community vulnerability to hazards. The findings of this study indicate a substantial concentration of development within AE and VE flood zones throughout Pinellas County, mirroring broader national trends in coastal urbanization and hazard exposure. Additionally, the data demonstrates a considerable overlap between coastal development and flood hazard zones. Over one-third of all unique parcels are situated within FEMA-designated flood hazard zones. </w:t>
      </w:r>
    </w:p>
    <w:p w14:paraId="0315FE02" w14:textId="6DC45F1D" w:rsidR="00371312" w:rsidRDefault="00F73D1E"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clustering of high-risk parcels indicates a concentration of assets vulnerable to hurricane-induced flooding and storm surge events. Throughout this research, the analysis </w:t>
      </w:r>
      <w:r>
        <w:rPr>
          <w:rFonts w:ascii="Times New Roman" w:hAnsi="Times New Roman" w:cs="Times New Roman"/>
          <w:sz w:val="24"/>
          <w:szCs w:val="24"/>
        </w:rPr>
        <w:lastRenderedPageBreak/>
        <w:t>corroborates extant scholarly literature, demonstrating that development patterns consistently exacerbate disaster vulnerability in coastal regions. The significant property values</w:t>
      </w:r>
      <w:r w:rsidR="00721213">
        <w:rPr>
          <w:rFonts w:ascii="Times New Roman" w:hAnsi="Times New Roman" w:cs="Times New Roman"/>
          <w:sz w:val="24"/>
          <w:szCs w:val="24"/>
        </w:rPr>
        <w:t xml:space="preserve"> outlined in Table 2</w:t>
      </w:r>
      <w:r>
        <w:rPr>
          <w:rFonts w:ascii="Times New Roman" w:hAnsi="Times New Roman" w:cs="Times New Roman"/>
          <w:sz w:val="24"/>
          <w:szCs w:val="24"/>
        </w:rPr>
        <w:t xml:space="preserve"> within flood hazard zones further underscore the economic consequences of recurrent disasters for local authorities and residents. As climate-related hazards become more frequent and intense, expenditures related to infrastructure repair, insurance, and recovery are expected to increase. </w:t>
      </w:r>
    </w:p>
    <w:p w14:paraId="332DB7C1" w14:textId="18E1B27D" w:rsidR="005B3DD8" w:rsidRDefault="006E49BF"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Local governments, entrusted with the responsible management of public infrastructure, may encounter increasing financial pressures as recurring storm damage accelerates the deterioration of infrastructure. Consequently, as budgets become more limited and the need for personnel efficiencies varies in accordance with economic conditions, public pressure and expectations intensify, thereby affecting the decision-making capabilities of municipal leadership. Public asset exposure constitutes a particularly significant finding of this research. County-owned parcels, parks, shelters, and infrastructure systems situated within flood-prone zones are vulnerable to repeated operational disruptions and maintenance challenges following major storms. </w:t>
      </w:r>
    </w:p>
    <w:p w14:paraId="3008EE00" w14:textId="76A634FB" w:rsidR="00251D24" w:rsidRPr="00251D24" w:rsidRDefault="00DC473F"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Damage to public facilities can impede recovery efforts, disrupt essential services, and diminish public confidence in governmental response capabilities. The study also underscores the significance of GIS-based spatial analysis in resilience planning and infrastructure management. Spatial analysis tools enable planners and asset management teams to identify vulnerable assets, prioritize blue- or gray-sky maintenance and mitigation initiatives, and facilitate evidence-based investment decisions. GIS technologies, such as ArcGIS Pro, further enhance interdisciplinary communication by providing visual representations of hazard exposure and infrastructure vulnerability. Asset management strategies are increasingly oriented towards </w:t>
      </w:r>
      <w:r>
        <w:rPr>
          <w:rFonts w:ascii="Times New Roman" w:hAnsi="Times New Roman" w:cs="Times New Roman"/>
          <w:sz w:val="24"/>
          <w:szCs w:val="24"/>
        </w:rPr>
        <w:lastRenderedPageBreak/>
        <w:t>resilience and lifecycle planning rather than reactive maintenance. The integration of flood exposure analysis into infrastructure planning allows local authorities to optimize resource allocation and pinpoint assets requiring enhanced protection or adaptation measures.</w:t>
      </w:r>
    </w:p>
    <w:p w14:paraId="196CE86F" w14:textId="08434482" w:rsidR="00CA4A9A" w:rsidRPr="00B41C4A" w:rsidRDefault="005A34B3"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Several limitations must be acknowledged. Firstly, FEMA flood hazard maps depict generalized regulatory flood zones and may not encompass all local flooding conditions or account for future sea-level rise impacts. Because of this generalization, it is incumbent upon local governments to document and analyze their first-hand data in comparison to the national FEMA hazard data. Secondly, parcel values are subject to fluctuation over time and may not accurately reflect actual replacement costs following disasters. Lastly, this study primarily focuses on flood exposure rather than direct damage estimation or predictive storm-surge modeling. Future research could enhance this analysis by integrating social vulnerability indicators, infrastructure condition assessments, and time-series analyses of storm impacts. Additionally, further studies examining work-order data, maintenance costs, and post-disaster recovery expenditures could significantly contribute to a more comprehensive understanding of long-term infrastructure vulnerability within coastal communities.</w:t>
      </w:r>
    </w:p>
    <w:p w14:paraId="0EA8D5A8" w14:textId="0247E896" w:rsidR="004210A0" w:rsidRPr="00571CF5" w:rsidRDefault="00E064E1" w:rsidP="00A31BF3">
      <w:pPr>
        <w:pStyle w:val="Heading2"/>
        <w:rPr>
          <w:rFonts w:ascii="Times New Roman" w:hAnsi="Times New Roman" w:cs="Times New Roman"/>
          <w:sz w:val="28"/>
          <w:szCs w:val="28"/>
        </w:rPr>
      </w:pPr>
      <w:r w:rsidRPr="00571CF5">
        <w:rPr>
          <w:rFonts w:ascii="Times New Roman" w:hAnsi="Times New Roman" w:cs="Times New Roman"/>
          <w:sz w:val="28"/>
          <w:szCs w:val="28"/>
        </w:rPr>
        <w:t>Conclusion</w:t>
      </w:r>
    </w:p>
    <w:p w14:paraId="2F847AD6" w14:textId="5798C5DA" w:rsidR="00251D24" w:rsidRPr="00251D24" w:rsidRDefault="008360CA"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study employed GIS-based spatial analysis to assess flood exposure among parcels and public assets within Pinellas County, Florida. By integrating FEMA flood hazard data with local parcel datasets, the research identified significant concentrations of developed properties and public locations situated within flood-prone areas. The analysis revealed that approximately 38% of parcels in Pinellas County are situated within FEMA-designated flood hazard zones, representing an assessed property value exceeding $124 billion. Public infrastructure assets, including parks and county-owned properties, were also observed to intersect with vulnerable </w:t>
      </w:r>
      <w:r>
        <w:rPr>
          <w:rFonts w:ascii="Times New Roman" w:hAnsi="Times New Roman" w:cs="Times New Roman"/>
          <w:sz w:val="24"/>
          <w:szCs w:val="24"/>
        </w:rPr>
        <w:lastRenderedPageBreak/>
        <w:t>coastal flood zones and constitute approximately 0.2% of the unique parcels within flood hazard zones.</w:t>
      </w:r>
    </w:p>
    <w:p w14:paraId="4558B23C" w14:textId="13FA7B1A" w:rsidR="00251D24" w:rsidRPr="00251D24" w:rsidRDefault="00A40058"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findings underscore the escalating importance of sustainable and resilient asset management spearheaded by local municipalities operating within coastal communities that are repeatedly impacted by hurricanes and related hazards. Geospatial technologies and spatial analysis methodologies offer essential tools for local governments to identify vulnerable infrastructure, prioritize investments, and enhance emergency preparedness initiatives. Ultimately, every dollar allocated to these assets and management programs constitutes taxpayer funds. As populations along coastlines continue to grow and climate-related threats intensify, local authorities are expected to encounter increased difficulties in maintaining infrastructure, recovering from disasters, and preserving fiscal stability. The integration of spatial analysis into public asset management promotes superior planning decisions and bolsters community resilience over the long term.</w:t>
      </w:r>
    </w:p>
    <w:p w14:paraId="76BA91D1" w14:textId="5BF390A3" w:rsidR="00251D24" w:rsidRPr="00251D24" w:rsidRDefault="00027234"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Future research should persist in investigating the interrelations among infrastructure vulnerability, social impacts, and disaster recovery within coastal regions. The enhanced integration of social vulnerability data, predictive flood modeling, and infrastructure condition assessments would markedly advance understanding of risk exposure and resilience planning prerequisites in Pinellas County as well as comparable coastal communities. Several local governments have prioritized essential initiatives to rectify data deficiencies in the nearly two years following the historic 2024 hurricane season, with the aim that, when—not if—the next natural disaster occurs, local authorities will possess the necessary data to facilitate the prompt and effective management of damaged public assets.</w:t>
      </w:r>
    </w:p>
    <w:p w14:paraId="2DF27DA7" w14:textId="77777777" w:rsidR="00A71BA1" w:rsidRDefault="00A71BA1">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lastRenderedPageBreak/>
        <w:br w:type="page"/>
      </w:r>
    </w:p>
    <w:p w14:paraId="261C937A" w14:textId="77777777" w:rsidR="0077145C" w:rsidRPr="00571CF5" w:rsidRDefault="0077145C" w:rsidP="00571CF5">
      <w:pPr>
        <w:pStyle w:val="Heading2"/>
        <w:rPr>
          <w:rFonts w:ascii="Times New Roman" w:hAnsi="Times New Roman" w:cs="Times New Roman"/>
          <w:sz w:val="28"/>
          <w:szCs w:val="28"/>
        </w:rPr>
      </w:pPr>
      <w:r w:rsidRPr="00571CF5">
        <w:rPr>
          <w:rFonts w:ascii="Times New Roman" w:hAnsi="Times New Roman" w:cs="Times New Roman"/>
          <w:sz w:val="28"/>
          <w:szCs w:val="28"/>
        </w:rPr>
        <w:lastRenderedPageBreak/>
        <w:t>References:</w:t>
      </w:r>
    </w:p>
    <w:p w14:paraId="44902ED1" w14:textId="566D473D" w:rsidR="00B545D0" w:rsidRPr="00C66BB9" w:rsidRDefault="0077145C" w:rsidP="00C66BB9">
      <w:pPr>
        <w:pStyle w:val="Bibliography"/>
        <w:spacing w:line="240" w:lineRule="auto"/>
        <w:ind w:firstLine="720"/>
        <w:rPr>
          <w:rFonts w:ascii="Times New Roman" w:hAnsi="Times New Roman" w:cs="Times New Roman"/>
          <w:sz w:val="24"/>
        </w:rPr>
      </w:pPr>
      <w:r w:rsidRPr="00C66BB9">
        <w:rPr>
          <w:rFonts w:ascii="Times New Roman" w:hAnsi="Times New Roman" w:cs="Times New Roman"/>
          <w:sz w:val="24"/>
          <w:szCs w:val="24"/>
        </w:rPr>
        <w:fldChar w:fldCharType="begin"/>
      </w:r>
      <w:r w:rsidRPr="00C66BB9">
        <w:rPr>
          <w:rFonts w:ascii="Times New Roman" w:hAnsi="Times New Roman" w:cs="Times New Roman"/>
          <w:sz w:val="24"/>
          <w:szCs w:val="24"/>
        </w:rPr>
        <w:instrText xml:space="preserve"> ADDIN ZOTERO_BIBL {"uncited":[],"omitted":[],"custom":[]} CSL_BIBLIOGRAPHY </w:instrText>
      </w:r>
      <w:r w:rsidRPr="00C66BB9">
        <w:rPr>
          <w:rFonts w:ascii="Times New Roman" w:hAnsi="Times New Roman" w:cs="Times New Roman"/>
          <w:sz w:val="24"/>
          <w:szCs w:val="24"/>
        </w:rPr>
        <w:fldChar w:fldCharType="separate"/>
      </w:r>
      <w:r w:rsidR="00B545D0" w:rsidRPr="00C66BB9">
        <w:rPr>
          <w:rFonts w:ascii="Times New Roman" w:hAnsi="Times New Roman" w:cs="Times New Roman"/>
          <w:sz w:val="24"/>
        </w:rPr>
        <w:t>2024: An active year of U.S. billion</w:t>
      </w:r>
      <w:r w:rsidR="00152C3C">
        <w:rPr>
          <w:rFonts w:ascii="Times New Roman" w:hAnsi="Times New Roman" w:cs="Times New Roman"/>
          <w:sz w:val="24"/>
        </w:rPr>
        <w:t>-</w:t>
      </w:r>
      <w:r w:rsidR="00B545D0" w:rsidRPr="00C66BB9">
        <w:rPr>
          <w:rFonts w:ascii="Times New Roman" w:hAnsi="Times New Roman" w:cs="Times New Roman"/>
          <w:sz w:val="24"/>
        </w:rPr>
        <w:t>dollar weather and climate disasters | NOAA Climate.gov [WWW Document], 2025. URL https://www.climate.gov/news</w:t>
      </w:r>
      <w:r w:rsidR="00152C3C">
        <w:rPr>
          <w:rFonts w:ascii="Times New Roman" w:hAnsi="Times New Roman" w:cs="Times New Roman"/>
          <w:sz w:val="24"/>
        </w:rPr>
        <w:t>-</w:t>
      </w:r>
      <w:r w:rsidR="00B545D0" w:rsidRPr="00C66BB9">
        <w:rPr>
          <w:rFonts w:ascii="Times New Roman" w:hAnsi="Times New Roman" w:cs="Times New Roman"/>
          <w:sz w:val="24"/>
        </w:rPr>
        <w:t>features/blogs/beyond</w:t>
      </w:r>
      <w:r w:rsidR="00152C3C">
        <w:rPr>
          <w:rFonts w:ascii="Times New Roman" w:hAnsi="Times New Roman" w:cs="Times New Roman"/>
          <w:sz w:val="24"/>
        </w:rPr>
        <w:t>-</w:t>
      </w:r>
      <w:r w:rsidR="00B545D0" w:rsidRPr="00C66BB9">
        <w:rPr>
          <w:rFonts w:ascii="Times New Roman" w:hAnsi="Times New Roman" w:cs="Times New Roman"/>
          <w:sz w:val="24"/>
        </w:rPr>
        <w:t>data/2024</w:t>
      </w:r>
      <w:r w:rsidR="00152C3C">
        <w:rPr>
          <w:rFonts w:ascii="Times New Roman" w:hAnsi="Times New Roman" w:cs="Times New Roman"/>
          <w:sz w:val="24"/>
        </w:rPr>
        <w:t>-</w:t>
      </w:r>
      <w:r w:rsidR="00B545D0" w:rsidRPr="00C66BB9">
        <w:rPr>
          <w:rFonts w:ascii="Times New Roman" w:hAnsi="Times New Roman" w:cs="Times New Roman"/>
          <w:sz w:val="24"/>
        </w:rPr>
        <w:t>active</w:t>
      </w:r>
      <w:r w:rsidR="00152C3C">
        <w:rPr>
          <w:rFonts w:ascii="Times New Roman" w:hAnsi="Times New Roman" w:cs="Times New Roman"/>
          <w:sz w:val="24"/>
        </w:rPr>
        <w:t>-</w:t>
      </w:r>
      <w:r w:rsidR="00B545D0" w:rsidRPr="00C66BB9">
        <w:rPr>
          <w:rFonts w:ascii="Times New Roman" w:hAnsi="Times New Roman" w:cs="Times New Roman"/>
          <w:sz w:val="24"/>
        </w:rPr>
        <w:t>year</w:t>
      </w:r>
      <w:r w:rsidR="00152C3C">
        <w:rPr>
          <w:rFonts w:ascii="Times New Roman" w:hAnsi="Times New Roman" w:cs="Times New Roman"/>
          <w:sz w:val="24"/>
        </w:rPr>
        <w:t>-</w:t>
      </w:r>
      <w:r w:rsidR="00B545D0" w:rsidRPr="00C66BB9">
        <w:rPr>
          <w:rFonts w:ascii="Times New Roman" w:hAnsi="Times New Roman" w:cs="Times New Roman"/>
          <w:sz w:val="24"/>
        </w:rPr>
        <w:t>us</w:t>
      </w:r>
      <w:r w:rsidR="00152C3C">
        <w:rPr>
          <w:rFonts w:ascii="Times New Roman" w:hAnsi="Times New Roman" w:cs="Times New Roman"/>
          <w:sz w:val="24"/>
        </w:rPr>
        <w:t>-</w:t>
      </w:r>
      <w:r w:rsidR="00B545D0" w:rsidRPr="00C66BB9">
        <w:rPr>
          <w:rFonts w:ascii="Times New Roman" w:hAnsi="Times New Roman" w:cs="Times New Roman"/>
          <w:sz w:val="24"/>
        </w:rPr>
        <w:t>billion</w:t>
      </w:r>
      <w:r w:rsidR="00152C3C">
        <w:rPr>
          <w:rFonts w:ascii="Times New Roman" w:hAnsi="Times New Roman" w:cs="Times New Roman"/>
          <w:sz w:val="24"/>
        </w:rPr>
        <w:t>-</w:t>
      </w:r>
      <w:r w:rsidR="00B545D0" w:rsidRPr="00C66BB9">
        <w:rPr>
          <w:rFonts w:ascii="Times New Roman" w:hAnsi="Times New Roman" w:cs="Times New Roman"/>
          <w:sz w:val="24"/>
        </w:rPr>
        <w:t>dollar</w:t>
      </w:r>
      <w:r w:rsidR="00152C3C">
        <w:rPr>
          <w:rFonts w:ascii="Times New Roman" w:hAnsi="Times New Roman" w:cs="Times New Roman"/>
          <w:sz w:val="24"/>
        </w:rPr>
        <w:t>-</w:t>
      </w:r>
      <w:r w:rsidR="00B545D0" w:rsidRPr="00C66BB9">
        <w:rPr>
          <w:rFonts w:ascii="Times New Roman" w:hAnsi="Times New Roman" w:cs="Times New Roman"/>
          <w:sz w:val="24"/>
        </w:rPr>
        <w:t>weather</w:t>
      </w:r>
      <w:r w:rsidR="00152C3C">
        <w:rPr>
          <w:rFonts w:ascii="Times New Roman" w:hAnsi="Times New Roman" w:cs="Times New Roman"/>
          <w:sz w:val="24"/>
        </w:rPr>
        <w:t>-</w:t>
      </w:r>
      <w:r w:rsidR="00B545D0" w:rsidRPr="00C66BB9">
        <w:rPr>
          <w:rFonts w:ascii="Times New Roman" w:hAnsi="Times New Roman" w:cs="Times New Roman"/>
          <w:sz w:val="24"/>
        </w:rPr>
        <w:t>and</w:t>
      </w:r>
      <w:r w:rsidR="00152C3C">
        <w:rPr>
          <w:rFonts w:ascii="Times New Roman" w:hAnsi="Times New Roman" w:cs="Times New Roman"/>
          <w:sz w:val="24"/>
        </w:rPr>
        <w:t>-</w:t>
      </w:r>
      <w:r w:rsidR="00B545D0" w:rsidRPr="00C66BB9">
        <w:rPr>
          <w:rFonts w:ascii="Times New Roman" w:hAnsi="Times New Roman" w:cs="Times New Roman"/>
          <w:sz w:val="24"/>
        </w:rPr>
        <w:t>climate</w:t>
      </w:r>
      <w:r w:rsidR="00152C3C">
        <w:rPr>
          <w:rFonts w:ascii="Times New Roman" w:hAnsi="Times New Roman" w:cs="Times New Roman"/>
          <w:sz w:val="24"/>
        </w:rPr>
        <w:t>-</w:t>
      </w:r>
      <w:r w:rsidR="00B545D0" w:rsidRPr="00C66BB9">
        <w:rPr>
          <w:rFonts w:ascii="Times New Roman" w:hAnsi="Times New Roman" w:cs="Times New Roman"/>
          <w:sz w:val="24"/>
        </w:rPr>
        <w:t>disasters (accessed 10.21.25).</w:t>
      </w:r>
    </w:p>
    <w:p w14:paraId="1DD25B8C" w14:textId="11838E3B" w:rsidR="00C94876" w:rsidRPr="00C66BB9" w:rsidRDefault="0077145C" w:rsidP="00C66BB9">
      <w:pPr>
        <w:spacing w:line="240" w:lineRule="auto"/>
        <w:ind w:firstLine="720"/>
        <w:rPr>
          <w:rFonts w:ascii="Times New Roman" w:hAnsi="Times New Roman" w:cs="Times New Roman"/>
          <w:sz w:val="24"/>
          <w:szCs w:val="24"/>
        </w:rPr>
      </w:pPr>
      <w:r w:rsidRPr="00C66BB9">
        <w:rPr>
          <w:rFonts w:ascii="Times New Roman" w:hAnsi="Times New Roman" w:cs="Times New Roman"/>
          <w:sz w:val="24"/>
          <w:szCs w:val="24"/>
        </w:rPr>
        <w:fldChar w:fldCharType="end"/>
      </w:r>
      <w:r w:rsidR="00C94876" w:rsidRPr="00C94876">
        <w:rPr>
          <w:rFonts w:ascii="Times New Roman" w:hAnsi="Times New Roman" w:cs="Times New Roman"/>
          <w:sz w:val="24"/>
          <w:szCs w:val="24"/>
        </w:rPr>
        <w:fldChar w:fldCharType="begin"/>
      </w:r>
      <w:r w:rsidR="00C94876" w:rsidRPr="00C66BB9">
        <w:rPr>
          <w:rFonts w:ascii="Times New Roman" w:hAnsi="Times New Roman" w:cs="Times New Roman"/>
          <w:sz w:val="24"/>
          <w:szCs w:val="24"/>
        </w:rPr>
        <w:instrText xml:space="preserve"> ADDIN ZOTERO_BIBL {"uncited":[],"omitted":[],"custom":[]} CSL_BIBLIOGRAPHY </w:instrText>
      </w:r>
      <w:r w:rsidR="00C94876" w:rsidRPr="00C94876">
        <w:rPr>
          <w:rFonts w:ascii="Times New Roman" w:hAnsi="Times New Roman" w:cs="Times New Roman"/>
          <w:sz w:val="24"/>
          <w:szCs w:val="24"/>
        </w:rPr>
        <w:fldChar w:fldCharType="separate"/>
      </w:r>
      <w:r w:rsidR="00C94876" w:rsidRPr="00C66BB9">
        <w:rPr>
          <w:rFonts w:ascii="Times New Roman" w:hAnsi="Times New Roman" w:cs="Times New Roman"/>
          <w:sz w:val="24"/>
          <w:szCs w:val="24"/>
        </w:rPr>
        <w:t xml:space="preserve">Adams, S.M., Friedland, C.J., </w:t>
      </w:r>
      <w:r w:rsidR="008874A7">
        <w:rPr>
          <w:rFonts w:ascii="Times New Roman" w:hAnsi="Times New Roman" w:cs="Times New Roman"/>
          <w:sz w:val="24"/>
          <w:szCs w:val="24"/>
        </w:rPr>
        <w:t>(2011)</w:t>
      </w:r>
      <w:r w:rsidR="00C94876" w:rsidRPr="00C66BB9">
        <w:rPr>
          <w:rFonts w:ascii="Times New Roman" w:hAnsi="Times New Roman" w:cs="Times New Roman"/>
          <w:sz w:val="24"/>
          <w:szCs w:val="24"/>
        </w:rPr>
        <w:t>. A survey of unmanned aerial vehicle (UAV) usage for imagery collection in disaster research and management, in: 9th International Workshop on Remote Sensing for Disaster Response. pp. 1–8.</w:t>
      </w:r>
    </w:p>
    <w:p w14:paraId="2A0EC44E"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Alexander, D., 2018. Natural disasters. Routledge.</w:t>
      </w:r>
    </w:p>
    <w:p w14:paraId="138DB1E4"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Allen, E., Costello, S.B., Henning, T.F.P., Chamorro, A., Echaveguren, T., 2025. Integration of resilience and risk to natural hazards into transportation asset management of road networks: a systematic review. Structure and Infrastructure Engineering 21, 755–773. https://doi.org/10.1080/15732479.2023.2238281</w:t>
      </w:r>
    </w:p>
    <w:p w14:paraId="3DEE2B3B" w14:textId="3B628F3A"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Argyroudis, S.A., Mitoulis, S.A., 2021. Vulnerability of bridges to individual and multiple hazards</w:t>
      </w:r>
      <w:r w:rsidR="00152C3C">
        <w:rPr>
          <w:rFonts w:ascii="Times New Roman" w:hAnsi="Times New Roman" w:cs="Times New Roman"/>
          <w:sz w:val="24"/>
          <w:szCs w:val="24"/>
        </w:rPr>
        <w:t>-</w:t>
      </w:r>
      <w:r w:rsidRPr="00C94876">
        <w:rPr>
          <w:rFonts w:ascii="Times New Roman" w:hAnsi="Times New Roman" w:cs="Times New Roman"/>
          <w:sz w:val="24"/>
          <w:szCs w:val="24"/>
        </w:rPr>
        <w:t>floods and earthquakes. Reliability engineering &amp; system safety 210, 107564.</w:t>
      </w:r>
    </w:p>
    <w:p w14:paraId="74FD4122" w14:textId="3ABEB672"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Cameron, L., Shah, M., 2015. Risk</w:t>
      </w:r>
      <w:r w:rsidR="00152C3C">
        <w:rPr>
          <w:rFonts w:ascii="Times New Roman" w:hAnsi="Times New Roman" w:cs="Times New Roman"/>
          <w:sz w:val="24"/>
          <w:szCs w:val="24"/>
        </w:rPr>
        <w:t>-</w:t>
      </w:r>
      <w:r w:rsidRPr="00C94876">
        <w:rPr>
          <w:rFonts w:ascii="Times New Roman" w:hAnsi="Times New Roman" w:cs="Times New Roman"/>
          <w:sz w:val="24"/>
          <w:szCs w:val="24"/>
        </w:rPr>
        <w:t>taking behavior in the wake of natural disasters. Journal of human resources 50, 484–515.</w:t>
      </w:r>
    </w:p>
    <w:p w14:paraId="32B8B93A" w14:textId="1A71C079"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Chandrasekhar, D., García, I., Khajehei, S., 2022. Recovery Capacity of Small Nonprofits in Post</w:t>
      </w:r>
      <w:r w:rsidR="00152C3C">
        <w:rPr>
          <w:rFonts w:ascii="Times New Roman" w:hAnsi="Times New Roman" w:cs="Times New Roman"/>
          <w:sz w:val="24"/>
          <w:szCs w:val="24"/>
        </w:rPr>
        <w:t>-</w:t>
      </w:r>
      <w:r w:rsidRPr="00C94876">
        <w:rPr>
          <w:rFonts w:ascii="Times New Roman" w:hAnsi="Times New Roman" w:cs="Times New Roman"/>
          <w:sz w:val="24"/>
          <w:szCs w:val="24"/>
        </w:rPr>
        <w:t>2017 Hurricane Puerto Rico. Journal of the American Planning Association 88, 206–219. https://doi.org/10.1080/01944363.2021.1938637</w:t>
      </w:r>
    </w:p>
    <w:p w14:paraId="73A6B3E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Chaudhary, M.T., Piracha, A., 2021. Natural disasters—origins, impacts, management. Encyclopedia 1, 1101–1131.</w:t>
      </w:r>
    </w:p>
    <w:p w14:paraId="5D513402"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Clayton, J., Devaney, S., Sayce, S., Van de Wetering, J., 2021. Climate risk and real estate prices: what do we know? Journal of Portfolio Management 47.</w:t>
      </w:r>
    </w:p>
    <w:p w14:paraId="0F45117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Daud, S.M.S.M., Yusof, M.Y.P.M., Heo, C.C., Khoo, L.S., Singh, M.K.C., Mahmood, M.S., Nawawi, H., 2022. Applications of drone in disaster management: A scoping review. Science &amp; Justice 62, 30–42.</w:t>
      </w:r>
    </w:p>
    <w:p w14:paraId="67BBA27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Delilah Roque, A., Pijawka, D., Wutich, A., 2020. The Role of Social Capital in Resiliency: Disaster Recovery in Puerto Rico. Risk Hazard &amp; Crisis Pub Pol 11, 204–235. https://doi.org/10.1002/rhc3.12187</w:t>
      </w:r>
    </w:p>
    <w:p w14:paraId="2453F3A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Dix, B., Wagner, H., Vargo, A., Proctor, G., Varma, S., Filosa, G., 2023. Addressing Resilience to Climate Change &amp; Extreme Weather in Transportation Asset Management. United States. Department of Transportation. Federal Highway Administration.</w:t>
      </w:r>
    </w:p>
    <w:p w14:paraId="43B78B1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Gallagher, J., Hartley, D., 2017. Household finance after a natural disaster: The case of Hurricane Katrina. American Economic Journal: Economic Policy 9, 199–228.</w:t>
      </w:r>
    </w:p>
    <w:p w14:paraId="735FAC06" w14:textId="6EC116AC"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Gong, J., 2014. A Remote Sensing</w:t>
      </w:r>
      <w:r w:rsidR="00152C3C">
        <w:rPr>
          <w:rFonts w:ascii="Times New Roman" w:hAnsi="Times New Roman" w:cs="Times New Roman"/>
          <w:sz w:val="24"/>
          <w:szCs w:val="24"/>
        </w:rPr>
        <w:t>-</w:t>
      </w:r>
      <w:r w:rsidRPr="00C94876">
        <w:rPr>
          <w:rFonts w:ascii="Times New Roman" w:hAnsi="Times New Roman" w:cs="Times New Roman"/>
          <w:sz w:val="24"/>
          <w:szCs w:val="24"/>
        </w:rPr>
        <w:t>based Approach for Assessing and Visualizing Post</w:t>
      </w:r>
      <w:r w:rsidR="00152C3C">
        <w:rPr>
          <w:rFonts w:ascii="Times New Roman" w:hAnsi="Times New Roman" w:cs="Times New Roman"/>
          <w:sz w:val="24"/>
          <w:szCs w:val="24"/>
        </w:rPr>
        <w:t>-</w:t>
      </w:r>
      <w:r w:rsidRPr="00C94876">
        <w:rPr>
          <w:rFonts w:ascii="Times New Roman" w:hAnsi="Times New Roman" w:cs="Times New Roman"/>
          <w:sz w:val="24"/>
          <w:szCs w:val="24"/>
        </w:rPr>
        <w:t xml:space="preserve">Sandy Damage and Resiliency Rebuilding Needs, in: Construction Research Congress 2014. </w:t>
      </w:r>
      <w:r w:rsidRPr="00C94876">
        <w:rPr>
          <w:rFonts w:ascii="Times New Roman" w:hAnsi="Times New Roman" w:cs="Times New Roman"/>
          <w:sz w:val="24"/>
          <w:szCs w:val="24"/>
        </w:rPr>
        <w:lastRenderedPageBreak/>
        <w:t>Presented at the Construction Research Congress 2014, American Society of Civil Engineers, Atlanta, Georgia, pp. 1259–1268. https://doi.org/10.1061/9780784413517.129</w:t>
      </w:r>
    </w:p>
    <w:p w14:paraId="385744A3" w14:textId="26C7024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Griffith, C., Mjelde, J.W., DinHobl, M., n.d. Enhancing Disaster Preparedness: Assessing Public Willingness to Pay for Improved Transit District Services for Evacuation and Post</w:t>
      </w:r>
      <w:r w:rsidR="00152C3C">
        <w:rPr>
          <w:rFonts w:ascii="Times New Roman" w:hAnsi="Times New Roman" w:cs="Times New Roman"/>
          <w:sz w:val="24"/>
          <w:szCs w:val="24"/>
        </w:rPr>
        <w:t>-</w:t>
      </w:r>
      <w:r w:rsidRPr="00C94876">
        <w:rPr>
          <w:rFonts w:ascii="Times New Roman" w:hAnsi="Times New Roman" w:cs="Times New Roman"/>
          <w:sz w:val="24"/>
          <w:szCs w:val="24"/>
        </w:rPr>
        <w:t>Hurricane Support. Available at SSRN 4953231.</w:t>
      </w:r>
    </w:p>
    <w:p w14:paraId="06F0EEC5" w14:textId="3D4EE7CC"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Hallegatte, S., Vogt</w:t>
      </w:r>
      <w:r w:rsidR="00152C3C">
        <w:rPr>
          <w:rFonts w:ascii="Times New Roman" w:hAnsi="Times New Roman" w:cs="Times New Roman"/>
          <w:sz w:val="24"/>
          <w:szCs w:val="24"/>
        </w:rPr>
        <w:t>-</w:t>
      </w:r>
      <w:r w:rsidRPr="00C94876">
        <w:rPr>
          <w:rFonts w:ascii="Times New Roman" w:hAnsi="Times New Roman" w:cs="Times New Roman"/>
          <w:sz w:val="24"/>
          <w:szCs w:val="24"/>
        </w:rPr>
        <w:t>Schilb, A., Bangalore, M., Rozenberg, J., 2016. Unbreakable: building the resilience of the poor in the face of natural disasters. World Bank Publications.</w:t>
      </w:r>
    </w:p>
    <w:p w14:paraId="6404AEF7"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Harrison, C.G., Williams, P.R., 2016. A systems approach to natural disaster resilience. Simulation Modelling Practice and Theory 65, 11–31.</w:t>
      </w:r>
    </w:p>
    <w:p w14:paraId="22B92ACD"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Howell, J., Elliott, J.R., 2019. Damages done: The longitudinal impacts of natural hazards on wealth inequality in the United States. Social problems 66, 448–467.</w:t>
      </w:r>
    </w:p>
    <w:p w14:paraId="34ABB19F" w14:textId="6755A851"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Huang, S.</w:t>
      </w:r>
      <w:r w:rsidR="00152C3C">
        <w:rPr>
          <w:rFonts w:ascii="Times New Roman" w:hAnsi="Times New Roman" w:cs="Times New Roman"/>
          <w:sz w:val="24"/>
          <w:szCs w:val="24"/>
        </w:rPr>
        <w:t>-</w:t>
      </w:r>
      <w:r w:rsidRPr="00C94876">
        <w:rPr>
          <w:rFonts w:ascii="Times New Roman" w:hAnsi="Times New Roman" w:cs="Times New Roman"/>
          <w:sz w:val="24"/>
          <w:szCs w:val="24"/>
        </w:rPr>
        <w:t>K., Lindell, M.K., Prater, C.S., 2016. Who Leaves and Who Stays? A Review and Statistical Meta</w:t>
      </w:r>
      <w:r w:rsidR="00152C3C">
        <w:rPr>
          <w:rFonts w:ascii="Times New Roman" w:hAnsi="Times New Roman" w:cs="Times New Roman"/>
          <w:sz w:val="24"/>
          <w:szCs w:val="24"/>
        </w:rPr>
        <w:t>-</w:t>
      </w:r>
      <w:r w:rsidRPr="00C94876">
        <w:rPr>
          <w:rFonts w:ascii="Times New Roman" w:hAnsi="Times New Roman" w:cs="Times New Roman"/>
          <w:sz w:val="24"/>
          <w:szCs w:val="24"/>
        </w:rPr>
        <w:t>Analysis of Hurricane Evacuation Studies. Environment and Behavior 48, 991–1029. https://doi.org/10.1177/0013916515578485</w:t>
      </w:r>
    </w:p>
    <w:p w14:paraId="39C9EE9D"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Hubbard, D.W., 2020. The failure of risk management: Why it’s broken and how to fix it. John Wiley &amp; Sons.</w:t>
      </w:r>
    </w:p>
    <w:p w14:paraId="12D3CC50" w14:textId="62B97414"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Josephson, A., Schrank, H., Marshall, M., 2017. Assessing preparedness of small businesses for hurricane disasters: Analysis of pre</w:t>
      </w:r>
      <w:r w:rsidR="00152C3C">
        <w:rPr>
          <w:rFonts w:ascii="Times New Roman" w:hAnsi="Times New Roman" w:cs="Times New Roman"/>
          <w:sz w:val="24"/>
          <w:szCs w:val="24"/>
        </w:rPr>
        <w:t>-</w:t>
      </w:r>
      <w:r w:rsidRPr="00C94876">
        <w:rPr>
          <w:rFonts w:ascii="Times New Roman" w:hAnsi="Times New Roman" w:cs="Times New Roman"/>
          <w:sz w:val="24"/>
          <w:szCs w:val="24"/>
        </w:rPr>
        <w:t>disaster owner, business and location characteristics. International journal of disaster risk reduction 23, 25–35.</w:t>
      </w:r>
    </w:p>
    <w:p w14:paraId="6251D34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Kaplan, R.S., Mikes, A., 2016. Risk Management—the Revealing Hand. J Applied Corp Finance 28, 8–18. https://doi.org/10.1111/jacf.12155</w:t>
      </w:r>
    </w:p>
    <w:p w14:paraId="7823502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Keller, E.A., DeVecchio, D.E., 2019. Natural hazards: earth’s processes as hazards, disasters, and catastrophes. Routledge.</w:t>
      </w:r>
    </w:p>
    <w:p w14:paraId="7DC74162"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Kelman, I., 2020. Disaster by choice: How our actions turn natural hazards into catastrophes. Oxford University Press.</w:t>
      </w:r>
    </w:p>
    <w:p w14:paraId="60243C9E" w14:textId="443D46FF"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Liu, Y., McNeil, S., 2020. Using Resilience in Risk</w:t>
      </w:r>
      <w:r w:rsidR="00152C3C">
        <w:rPr>
          <w:rFonts w:ascii="Times New Roman" w:hAnsi="Times New Roman" w:cs="Times New Roman"/>
          <w:sz w:val="24"/>
          <w:szCs w:val="24"/>
        </w:rPr>
        <w:t>-</w:t>
      </w:r>
      <w:r w:rsidRPr="00C94876">
        <w:rPr>
          <w:rFonts w:ascii="Times New Roman" w:hAnsi="Times New Roman" w:cs="Times New Roman"/>
          <w:sz w:val="24"/>
          <w:szCs w:val="24"/>
        </w:rPr>
        <w:t>Based Asset Management Plans. Transportation Research Record: Journal of the Transportation Research Board 2674, 178–192. https://doi.org/10.1177/0361198120912239</w:t>
      </w:r>
    </w:p>
    <w:p w14:paraId="69366884" w14:textId="75336F8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Mair, J., Ritchie, B.W., Walters, G., 2016. Towards a research agenda for post</w:t>
      </w:r>
      <w:r w:rsidR="00152C3C">
        <w:rPr>
          <w:rFonts w:ascii="Times New Roman" w:hAnsi="Times New Roman" w:cs="Times New Roman"/>
          <w:sz w:val="24"/>
          <w:szCs w:val="24"/>
        </w:rPr>
        <w:t>-</w:t>
      </w:r>
      <w:r w:rsidRPr="00C94876">
        <w:rPr>
          <w:rFonts w:ascii="Times New Roman" w:hAnsi="Times New Roman" w:cs="Times New Roman"/>
          <w:sz w:val="24"/>
          <w:szCs w:val="24"/>
        </w:rPr>
        <w:t>disaster and post</w:t>
      </w:r>
      <w:r w:rsidR="00152C3C">
        <w:rPr>
          <w:rFonts w:ascii="Times New Roman" w:hAnsi="Times New Roman" w:cs="Times New Roman"/>
          <w:sz w:val="24"/>
          <w:szCs w:val="24"/>
        </w:rPr>
        <w:t>-</w:t>
      </w:r>
      <w:r w:rsidRPr="00C94876">
        <w:rPr>
          <w:rFonts w:ascii="Times New Roman" w:hAnsi="Times New Roman" w:cs="Times New Roman"/>
          <w:sz w:val="24"/>
          <w:szCs w:val="24"/>
        </w:rPr>
        <w:t>crisis recovery strategies for tourist destinations: a narrative review. Current Issues in Tourism 19, 1–26. https://doi.org/10.1080/13683500.2014.932758</w:t>
      </w:r>
    </w:p>
    <w:p w14:paraId="6754781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McNeil, S., Trainor, J., Greer, A., Jahan, I., 2016. Understanding the relationships between household decisions and infrastructure investment in disaster recovery: cases from Superstorm Sandy. Rutgers University. Center for Advanced Infrastructure and Transportation.</w:t>
      </w:r>
    </w:p>
    <w:p w14:paraId="2E9069B8" w14:textId="05C62DE3"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Mechler, R., 2016. Reviewing estimates of the economic efficiency of disaster risk management: opportunities and limitations of using risk</w:t>
      </w:r>
      <w:r w:rsidR="00152C3C">
        <w:rPr>
          <w:rFonts w:ascii="Times New Roman" w:hAnsi="Times New Roman" w:cs="Times New Roman"/>
          <w:sz w:val="24"/>
          <w:szCs w:val="24"/>
        </w:rPr>
        <w:t>-</w:t>
      </w:r>
      <w:r w:rsidRPr="00C94876">
        <w:rPr>
          <w:rFonts w:ascii="Times New Roman" w:hAnsi="Times New Roman" w:cs="Times New Roman"/>
          <w:sz w:val="24"/>
          <w:szCs w:val="24"/>
        </w:rPr>
        <w:t>based cost–benefit analysis. Nat Hazards 81, 2121–2147. https://doi.org/10.1007/s11069</w:t>
      </w:r>
      <w:r w:rsidR="00152C3C">
        <w:rPr>
          <w:rFonts w:ascii="Times New Roman" w:hAnsi="Times New Roman" w:cs="Times New Roman"/>
          <w:sz w:val="24"/>
          <w:szCs w:val="24"/>
        </w:rPr>
        <w:t>-</w:t>
      </w:r>
      <w:r w:rsidRPr="00C94876">
        <w:rPr>
          <w:rFonts w:ascii="Times New Roman" w:hAnsi="Times New Roman" w:cs="Times New Roman"/>
          <w:sz w:val="24"/>
          <w:szCs w:val="24"/>
        </w:rPr>
        <w:t>016</w:t>
      </w:r>
      <w:r w:rsidR="00152C3C">
        <w:rPr>
          <w:rFonts w:ascii="Times New Roman" w:hAnsi="Times New Roman" w:cs="Times New Roman"/>
          <w:sz w:val="24"/>
          <w:szCs w:val="24"/>
        </w:rPr>
        <w:t>-</w:t>
      </w:r>
      <w:r w:rsidRPr="00C94876">
        <w:rPr>
          <w:rFonts w:ascii="Times New Roman" w:hAnsi="Times New Roman" w:cs="Times New Roman"/>
          <w:sz w:val="24"/>
          <w:szCs w:val="24"/>
        </w:rPr>
        <w:t>2170</w:t>
      </w:r>
      <w:r w:rsidR="00152C3C">
        <w:rPr>
          <w:rFonts w:ascii="Times New Roman" w:hAnsi="Times New Roman" w:cs="Times New Roman"/>
          <w:sz w:val="24"/>
          <w:szCs w:val="24"/>
        </w:rPr>
        <w:t>-</w:t>
      </w:r>
      <w:r w:rsidRPr="00C94876">
        <w:rPr>
          <w:rFonts w:ascii="Times New Roman" w:hAnsi="Times New Roman" w:cs="Times New Roman"/>
          <w:sz w:val="24"/>
          <w:szCs w:val="24"/>
        </w:rPr>
        <w:t>y</w:t>
      </w:r>
    </w:p>
    <w:p w14:paraId="75347D60"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lastRenderedPageBreak/>
        <w:t>Medina, N., Abebe, Y.A., Sanchez, A., Vojinovic, Z., Nikolic, I., 2019. Surveying After a Disaster: Capturing Elements of Vulnerability, Risk and Lessons Learned from a Household Survey in the Case Study of Hurricane Irma in Sint Maarten. J. of Extr. Even. 06, 1950001. https://doi.org/10.1142/S2345737619500015</w:t>
      </w:r>
    </w:p>
    <w:p w14:paraId="79BABB4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Meyer, R., Kunreuther, H., 2017. The ostrich paradox: Why we underprepare for disasters. University of Pennsylvania Press.</w:t>
      </w:r>
    </w:p>
    <w:p w14:paraId="0BB009FC" w14:textId="54D822B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Mitchell</w:t>
      </w:r>
      <w:r w:rsidR="00152C3C">
        <w:rPr>
          <w:rFonts w:ascii="Times New Roman" w:hAnsi="Times New Roman" w:cs="Times New Roman"/>
          <w:sz w:val="24"/>
          <w:szCs w:val="24"/>
        </w:rPr>
        <w:t>-</w:t>
      </w:r>
      <w:r w:rsidRPr="00C94876">
        <w:rPr>
          <w:rFonts w:ascii="Times New Roman" w:hAnsi="Times New Roman" w:cs="Times New Roman"/>
          <w:sz w:val="24"/>
          <w:szCs w:val="24"/>
        </w:rPr>
        <w:t>Wallace, K., Jones, M., Hillier, J., Foote, M., 2017. Natural catastrophe risk management and modelling: A practitioner’s guide. John Wiley &amp; Sons.</w:t>
      </w:r>
    </w:p>
    <w:p w14:paraId="7B7BC50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Monllor, J., Murphy, P.J., 2017. Natural disasters, entrepreneurship, and creation after destruction: A conceptual approach. International Journal of Entrepreneurial Behavior &amp; Research 23, 618–637.</w:t>
      </w:r>
    </w:p>
    <w:p w14:paraId="5641F455"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Montz, B.E., Tobin, G.A., Hagelman, R.R., 2017. Natural hazards: explanation and integration. Guilford Publications.</w:t>
      </w:r>
    </w:p>
    <w:p w14:paraId="3B473E9D" w14:textId="65E83818"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Peacock, W.G., Dash, N., Zhang, Y., Van Zandt, S., 2018. Post</w:t>
      </w:r>
      <w:r w:rsidR="00152C3C">
        <w:rPr>
          <w:rFonts w:ascii="Times New Roman" w:hAnsi="Times New Roman" w:cs="Times New Roman"/>
          <w:sz w:val="24"/>
          <w:szCs w:val="24"/>
        </w:rPr>
        <w:t>-</w:t>
      </w:r>
      <w:r w:rsidRPr="00C94876">
        <w:rPr>
          <w:rFonts w:ascii="Times New Roman" w:hAnsi="Times New Roman" w:cs="Times New Roman"/>
          <w:sz w:val="24"/>
          <w:szCs w:val="24"/>
        </w:rPr>
        <w:t>Disaster Sheltering, Temporary Housing and Permanent Housing Recovery, in: Rodríguez, H., Donner, W., Trainor, J.E. (Eds.), Handbook of Disaster Research, Handbooks of Sociology and Social Research. Springer International Publishing, Cham, pp. 569–594. https://doi.org/10.1007/978</w:t>
      </w:r>
      <w:r w:rsidR="00152C3C">
        <w:rPr>
          <w:rFonts w:ascii="Times New Roman" w:hAnsi="Times New Roman" w:cs="Times New Roman"/>
          <w:sz w:val="24"/>
          <w:szCs w:val="24"/>
        </w:rPr>
        <w:t>-</w:t>
      </w:r>
      <w:r w:rsidRPr="00C94876">
        <w:rPr>
          <w:rFonts w:ascii="Times New Roman" w:hAnsi="Times New Roman" w:cs="Times New Roman"/>
          <w:sz w:val="24"/>
          <w:szCs w:val="24"/>
        </w:rPr>
        <w:t>3</w:t>
      </w:r>
      <w:r w:rsidR="00152C3C">
        <w:rPr>
          <w:rFonts w:ascii="Times New Roman" w:hAnsi="Times New Roman" w:cs="Times New Roman"/>
          <w:sz w:val="24"/>
          <w:szCs w:val="24"/>
        </w:rPr>
        <w:t>-</w:t>
      </w:r>
      <w:r w:rsidRPr="00C94876">
        <w:rPr>
          <w:rFonts w:ascii="Times New Roman" w:hAnsi="Times New Roman" w:cs="Times New Roman"/>
          <w:sz w:val="24"/>
          <w:szCs w:val="24"/>
        </w:rPr>
        <w:t>319</w:t>
      </w:r>
      <w:r w:rsidR="00152C3C">
        <w:rPr>
          <w:rFonts w:ascii="Times New Roman" w:hAnsi="Times New Roman" w:cs="Times New Roman"/>
          <w:sz w:val="24"/>
          <w:szCs w:val="24"/>
        </w:rPr>
        <w:t>-</w:t>
      </w:r>
      <w:r w:rsidRPr="00C94876">
        <w:rPr>
          <w:rFonts w:ascii="Times New Roman" w:hAnsi="Times New Roman" w:cs="Times New Roman"/>
          <w:sz w:val="24"/>
          <w:szCs w:val="24"/>
        </w:rPr>
        <w:t>63254</w:t>
      </w:r>
      <w:r w:rsidR="00152C3C">
        <w:rPr>
          <w:rFonts w:ascii="Times New Roman" w:hAnsi="Times New Roman" w:cs="Times New Roman"/>
          <w:sz w:val="24"/>
          <w:szCs w:val="24"/>
        </w:rPr>
        <w:t>-</w:t>
      </w:r>
      <w:r w:rsidRPr="00C94876">
        <w:rPr>
          <w:rFonts w:ascii="Times New Roman" w:hAnsi="Times New Roman" w:cs="Times New Roman"/>
          <w:sz w:val="24"/>
          <w:szCs w:val="24"/>
        </w:rPr>
        <w:t>4_27</w:t>
      </w:r>
    </w:p>
    <w:p w14:paraId="3739EFC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Petterson, J.S., Stanley, L.D., Glazier, E., Philipp, J., 2006. A Preliminary Assessment of Social and Economic Impacts Associated with Hurricane Katrina. American Anthropologist 108, 643–670. https://doi.org/10.1525/aa.2006.108.4.643</w:t>
      </w:r>
    </w:p>
    <w:p w14:paraId="44B101A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Reason, J., 2016. Managing the risks of organizational accidents. Routledge.</w:t>
      </w:r>
    </w:p>
    <w:p w14:paraId="55996BBD" w14:textId="208DC0C6"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Rouhanizadeh, B., Kermanshachi, S., Nipa, T.J., 2020. Exploratory analysis of barriers to effective post</w:t>
      </w:r>
      <w:r w:rsidR="00152C3C">
        <w:rPr>
          <w:rFonts w:ascii="Times New Roman" w:hAnsi="Times New Roman" w:cs="Times New Roman"/>
          <w:sz w:val="24"/>
          <w:szCs w:val="24"/>
        </w:rPr>
        <w:t>-</w:t>
      </w:r>
      <w:r w:rsidRPr="00C94876">
        <w:rPr>
          <w:rFonts w:ascii="Times New Roman" w:hAnsi="Times New Roman" w:cs="Times New Roman"/>
          <w:sz w:val="24"/>
          <w:szCs w:val="24"/>
        </w:rPr>
        <w:t>disaster recovery. International Journal of Disaster Risk Reduction 50, 101735.</w:t>
      </w:r>
    </w:p>
    <w:p w14:paraId="79C7061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Safapour, E., Kermanshachi, S., Rouhanizadeh, B., 2022. Key components of successful post–hurricane reconstruction of transportation infrastructures. Built Environment Project and Asset Management 12, 775–791.</w:t>
      </w:r>
    </w:p>
    <w:p w14:paraId="6342087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Sahu, A., 2022. Impact of hurricanes on small construction business and their recovery.</w:t>
      </w:r>
    </w:p>
    <w:p w14:paraId="774C4C65" w14:textId="3DB17BE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Sciences, N.A. of, Medicine, Affairs, G., Projects, O. of S., Adaptable, C. on B., Harvey, R.S.C.A.H., Irma, Maria, 2020. Strengthening post</w:t>
      </w:r>
      <w:r w:rsidR="00152C3C">
        <w:rPr>
          <w:rFonts w:ascii="Times New Roman" w:hAnsi="Times New Roman" w:cs="Times New Roman"/>
          <w:sz w:val="24"/>
          <w:szCs w:val="24"/>
        </w:rPr>
        <w:t>-</w:t>
      </w:r>
      <w:r w:rsidRPr="00C94876">
        <w:rPr>
          <w:rFonts w:ascii="Times New Roman" w:hAnsi="Times New Roman" w:cs="Times New Roman"/>
          <w:sz w:val="24"/>
          <w:szCs w:val="24"/>
        </w:rPr>
        <w:t>hurricane supply chain resilience: Observations from Hurricanes Harvey, Irma, and Maria.</w:t>
      </w:r>
    </w:p>
    <w:p w14:paraId="451BA63E" w14:textId="3A92A15F"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Smith, C.S., Gittman, R.K., Neylan, I.P., Scyphers, S.B., Morton, J.P., Fodrie, F.J., Grabowski, J.H., Peterson, C.H., 2017. Hurricane damage along natural and hardened estuarine shorelines: using homeowner experiences to promote nature</w:t>
      </w:r>
      <w:r w:rsidR="00152C3C">
        <w:rPr>
          <w:rFonts w:ascii="Times New Roman" w:hAnsi="Times New Roman" w:cs="Times New Roman"/>
          <w:sz w:val="24"/>
          <w:szCs w:val="24"/>
        </w:rPr>
        <w:t>-</w:t>
      </w:r>
      <w:r w:rsidRPr="00C94876">
        <w:rPr>
          <w:rFonts w:ascii="Times New Roman" w:hAnsi="Times New Roman" w:cs="Times New Roman"/>
          <w:sz w:val="24"/>
          <w:szCs w:val="24"/>
        </w:rPr>
        <w:t>based coastal protection. Marine Policy 81, 350–358.</w:t>
      </w:r>
    </w:p>
    <w:p w14:paraId="50C57390" w14:textId="11ACF271"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Sydnor, S., Niehm, L., Lee, Y., Marshall, M., Schrank, H., 2017. Analysis of post</w:t>
      </w:r>
      <w:r w:rsidR="00152C3C">
        <w:rPr>
          <w:rFonts w:ascii="Times New Roman" w:hAnsi="Times New Roman" w:cs="Times New Roman"/>
          <w:sz w:val="24"/>
          <w:szCs w:val="24"/>
        </w:rPr>
        <w:t>-</w:t>
      </w:r>
      <w:r w:rsidRPr="00C94876">
        <w:rPr>
          <w:rFonts w:ascii="Times New Roman" w:hAnsi="Times New Roman" w:cs="Times New Roman"/>
          <w:sz w:val="24"/>
          <w:szCs w:val="24"/>
        </w:rPr>
        <w:t>disaster damage and disruptive impacts on the operating status of small businesses after Hurricane Katrina. Nat Hazards 85, 1637–1663. https://doi.org/10.1007/s11069</w:t>
      </w:r>
      <w:r w:rsidR="00152C3C">
        <w:rPr>
          <w:rFonts w:ascii="Times New Roman" w:hAnsi="Times New Roman" w:cs="Times New Roman"/>
          <w:sz w:val="24"/>
          <w:szCs w:val="24"/>
        </w:rPr>
        <w:t>-</w:t>
      </w:r>
      <w:r w:rsidRPr="00C94876">
        <w:rPr>
          <w:rFonts w:ascii="Times New Roman" w:hAnsi="Times New Roman" w:cs="Times New Roman"/>
          <w:sz w:val="24"/>
          <w:szCs w:val="24"/>
        </w:rPr>
        <w:t>016</w:t>
      </w:r>
      <w:r w:rsidR="00152C3C">
        <w:rPr>
          <w:rFonts w:ascii="Times New Roman" w:hAnsi="Times New Roman" w:cs="Times New Roman"/>
          <w:sz w:val="24"/>
          <w:szCs w:val="24"/>
        </w:rPr>
        <w:t>-</w:t>
      </w:r>
      <w:r w:rsidRPr="00C94876">
        <w:rPr>
          <w:rFonts w:ascii="Times New Roman" w:hAnsi="Times New Roman" w:cs="Times New Roman"/>
          <w:sz w:val="24"/>
          <w:szCs w:val="24"/>
        </w:rPr>
        <w:t>2652</w:t>
      </w:r>
      <w:r w:rsidR="00152C3C">
        <w:rPr>
          <w:rFonts w:ascii="Times New Roman" w:hAnsi="Times New Roman" w:cs="Times New Roman"/>
          <w:sz w:val="24"/>
          <w:szCs w:val="24"/>
        </w:rPr>
        <w:t>-</w:t>
      </w:r>
      <w:r w:rsidRPr="00C94876">
        <w:rPr>
          <w:rFonts w:ascii="Times New Roman" w:hAnsi="Times New Roman" w:cs="Times New Roman"/>
          <w:sz w:val="24"/>
          <w:szCs w:val="24"/>
        </w:rPr>
        <w:t>y</w:t>
      </w:r>
    </w:p>
    <w:p w14:paraId="41EF2963" w14:textId="0EA4B40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lastRenderedPageBreak/>
        <w:t>Talbot, J., Poleacovschi, C., Hamideh, S., Santos</w:t>
      </w:r>
      <w:r w:rsidR="00152C3C">
        <w:rPr>
          <w:rFonts w:ascii="Times New Roman" w:hAnsi="Times New Roman" w:cs="Times New Roman"/>
          <w:sz w:val="24"/>
          <w:szCs w:val="24"/>
        </w:rPr>
        <w:t>-</w:t>
      </w:r>
      <w:r w:rsidRPr="00C94876">
        <w:rPr>
          <w:rFonts w:ascii="Times New Roman" w:hAnsi="Times New Roman" w:cs="Times New Roman"/>
          <w:sz w:val="24"/>
          <w:szCs w:val="24"/>
        </w:rPr>
        <w:t>Rivera, C., 2020. Informality in Post</w:t>
      </w:r>
      <w:r w:rsidR="00152C3C">
        <w:rPr>
          <w:rFonts w:ascii="Times New Roman" w:hAnsi="Times New Roman" w:cs="Times New Roman"/>
          <w:sz w:val="24"/>
          <w:szCs w:val="24"/>
        </w:rPr>
        <w:t>-</w:t>
      </w:r>
      <w:r w:rsidRPr="00C94876">
        <w:rPr>
          <w:rFonts w:ascii="Times New Roman" w:hAnsi="Times New Roman" w:cs="Times New Roman"/>
          <w:sz w:val="24"/>
          <w:szCs w:val="24"/>
        </w:rPr>
        <w:t>disaster Reconstruction: The Role of Social Capital in Reconstruction Management in Post–Hurricane Maria Puerto Rico. J. Manage. Eng. 36, 04020074. https://doi.org/10.1061/(ASCE)ME.1943</w:t>
      </w:r>
      <w:r w:rsidR="00152C3C">
        <w:rPr>
          <w:rFonts w:ascii="Times New Roman" w:hAnsi="Times New Roman" w:cs="Times New Roman"/>
          <w:sz w:val="24"/>
          <w:szCs w:val="24"/>
        </w:rPr>
        <w:t>-</w:t>
      </w:r>
      <w:r w:rsidRPr="00C94876">
        <w:rPr>
          <w:rFonts w:ascii="Times New Roman" w:hAnsi="Times New Roman" w:cs="Times New Roman"/>
          <w:sz w:val="24"/>
          <w:szCs w:val="24"/>
        </w:rPr>
        <w:t>5479.0000833</w:t>
      </w:r>
    </w:p>
    <w:p w14:paraId="0F139F2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Turbelin, A.J., Cuthbert, R.N., Essl, F., Haubrock, P.J., Ricciardi, A., Courchamp, F., 2023. Biological invasions are as costly as natural hazards. Perspectives in Ecology and Conservation 21, 143–150.</w:t>
      </w:r>
    </w:p>
    <w:p w14:paraId="7ECD22A8" w14:textId="6AFA7BF4"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Voigt, L., Thornton, W.E., 2015. Disaster</w:t>
      </w:r>
      <w:r w:rsidR="00152C3C">
        <w:rPr>
          <w:rFonts w:ascii="Times New Roman" w:hAnsi="Times New Roman" w:cs="Times New Roman"/>
          <w:sz w:val="24"/>
          <w:szCs w:val="24"/>
        </w:rPr>
        <w:t>-</w:t>
      </w:r>
      <w:r w:rsidRPr="00C94876">
        <w:rPr>
          <w:rFonts w:ascii="Times New Roman" w:hAnsi="Times New Roman" w:cs="Times New Roman"/>
          <w:sz w:val="24"/>
          <w:szCs w:val="24"/>
        </w:rPr>
        <w:t>Related Human Rights Violations and Corruption: A 10</w:t>
      </w:r>
      <w:r w:rsidR="00152C3C">
        <w:rPr>
          <w:rFonts w:ascii="Times New Roman" w:hAnsi="Times New Roman" w:cs="Times New Roman"/>
          <w:sz w:val="24"/>
          <w:szCs w:val="24"/>
        </w:rPr>
        <w:t>-</w:t>
      </w:r>
      <w:r w:rsidRPr="00C94876">
        <w:rPr>
          <w:rFonts w:ascii="Times New Roman" w:hAnsi="Times New Roman" w:cs="Times New Roman"/>
          <w:sz w:val="24"/>
          <w:szCs w:val="24"/>
        </w:rPr>
        <w:t>Year Review of Post–Hurricane Katrina New Orleans. American Behavioral Scientist 59, 1292–1313. https://doi.org/10.1177/0002764215591185</w:t>
      </w:r>
    </w:p>
    <w:p w14:paraId="1EB78D8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Warren, C.M., 2010. The role of public sector asset managers in responding to climate change: Disaster and business continuity planning. Property Management 28, 245–256.</w:t>
      </w:r>
    </w:p>
    <w:p w14:paraId="02BD4FAF" w14:textId="047E9BE2"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Watson, M., Deshpande, N., Lasch, C., 2025. Disaster vulnerability of the construction industry: comparing impacts of hurricanes and the COVID</w:t>
      </w:r>
      <w:r w:rsidR="00152C3C">
        <w:rPr>
          <w:rFonts w:ascii="Times New Roman" w:hAnsi="Times New Roman" w:cs="Times New Roman"/>
          <w:sz w:val="24"/>
          <w:szCs w:val="24"/>
        </w:rPr>
        <w:t>-</w:t>
      </w:r>
      <w:r w:rsidRPr="00C94876">
        <w:rPr>
          <w:rFonts w:ascii="Times New Roman" w:hAnsi="Times New Roman" w:cs="Times New Roman"/>
          <w:sz w:val="24"/>
          <w:szCs w:val="24"/>
        </w:rPr>
        <w:t>19 pandemic on Florida construction companies. Construction Management and Economics 43, 323–339. https://doi.org/10.1080/01446193.2024.2428614</w:t>
      </w:r>
    </w:p>
    <w:p w14:paraId="33A6A5AC" w14:textId="7BF714B8"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Willison, C.E., Singer, P.M., Creary, M.S., Greer, S.L., 2019. Quantifying inequities in U</w:t>
      </w:r>
      <w:r w:rsidR="00AC18B4">
        <w:rPr>
          <w:rFonts w:ascii="Times New Roman" w:hAnsi="Times New Roman" w:cs="Times New Roman"/>
          <w:sz w:val="24"/>
          <w:szCs w:val="24"/>
        </w:rPr>
        <w:t>.S.</w:t>
      </w:r>
      <w:r w:rsidRPr="00C94876">
        <w:rPr>
          <w:rFonts w:ascii="Times New Roman" w:hAnsi="Times New Roman" w:cs="Times New Roman"/>
          <w:sz w:val="24"/>
          <w:szCs w:val="24"/>
        </w:rPr>
        <w:t xml:space="preserve"> federal response to hurricane disaster in Texas and Florida compared with Puerto Rico. BMJ global health 4.</w:t>
      </w:r>
    </w:p>
    <w:p w14:paraId="1B2E7AB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Wucker, M., 2016. The gray rhino: How to recognize and act on the obvious dangers we ignore. Macmillan.</w:t>
      </w:r>
    </w:p>
    <w:p w14:paraId="6125ECE2" w14:textId="77777777" w:rsid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Zhang, Y., Peacock, W.G., 2009. Planning for Housing Recovery? Lessons Learned From Hurricane Andrew. Journal of the American Planning Association 76, 5–24. https://doi.org/10.1080/01944360903294556</w:t>
      </w:r>
      <w:r w:rsidRPr="00C94876">
        <w:rPr>
          <w:rFonts w:ascii="Times New Roman" w:hAnsi="Times New Roman" w:cs="Times New Roman"/>
          <w:sz w:val="24"/>
          <w:szCs w:val="24"/>
        </w:rPr>
        <w:fldChar w:fldCharType="end"/>
      </w:r>
    </w:p>
    <w:p w14:paraId="6D05AB54" w14:textId="7341F2C7" w:rsidR="00D90267" w:rsidRPr="00571CF5" w:rsidRDefault="00D90267" w:rsidP="00547D2C">
      <w:pPr>
        <w:pStyle w:val="Heading2"/>
        <w:rPr>
          <w:rFonts w:ascii="Times New Roman" w:hAnsi="Times New Roman" w:cs="Times New Roman"/>
          <w:sz w:val="28"/>
          <w:szCs w:val="28"/>
        </w:rPr>
      </w:pPr>
      <w:r w:rsidRPr="00571CF5">
        <w:rPr>
          <w:rFonts w:ascii="Times New Roman" w:hAnsi="Times New Roman" w:cs="Times New Roman"/>
          <w:sz w:val="28"/>
          <w:szCs w:val="28"/>
        </w:rPr>
        <w:t>Acknowledgements</w:t>
      </w:r>
    </w:p>
    <w:p w14:paraId="11A721C0" w14:textId="563A1E8E" w:rsidR="00D90267" w:rsidRDefault="00835E8C" w:rsidP="00D9026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author wishes to formally acknowledge the valuable GIS resources available from Pinellas County Open Data, FEMA, NOAA, and ArcGIS Online, which significantly contributed to this research endeavor. Sincere gratitude is extended to the numerous distinguished individuals whose supportive encouragement has been instrumental throughout this academic pursuit — their contributions are too numerous to enumerate individually. Throughout their academic career, the author has had the privilege of collaborating with a diverse array of highly talented professionals. All accomplishments are attributed to the collective support of the </w:t>
      </w:r>
      <w:r w:rsidR="00847CE8">
        <w:rPr>
          <w:rFonts w:ascii="Times New Roman" w:hAnsi="Times New Roman" w:cs="Times New Roman"/>
          <w:sz w:val="24"/>
          <w:szCs w:val="24"/>
        </w:rPr>
        <w:t>‘</w:t>
      </w:r>
      <w:r>
        <w:rPr>
          <w:rFonts w:ascii="Times New Roman" w:hAnsi="Times New Roman" w:cs="Times New Roman"/>
          <w:sz w:val="24"/>
          <w:szCs w:val="24"/>
        </w:rPr>
        <w:t>academic village</w:t>
      </w:r>
      <w:r w:rsidR="00847CE8">
        <w:rPr>
          <w:rFonts w:ascii="Times New Roman" w:hAnsi="Times New Roman" w:cs="Times New Roman"/>
          <w:sz w:val="24"/>
          <w:szCs w:val="24"/>
        </w:rPr>
        <w:t>’</w:t>
      </w:r>
      <w:r>
        <w:rPr>
          <w:rFonts w:ascii="Times New Roman" w:hAnsi="Times New Roman" w:cs="Times New Roman"/>
          <w:sz w:val="24"/>
          <w:szCs w:val="24"/>
        </w:rPr>
        <w:t xml:space="preserve"> encountered during this journey.</w:t>
      </w:r>
    </w:p>
    <w:p w14:paraId="2E332DFF" w14:textId="61F1FAB8" w:rsidR="000137E4" w:rsidRPr="00571CF5" w:rsidRDefault="000137E4" w:rsidP="000137E4">
      <w:pPr>
        <w:pStyle w:val="Heading2"/>
        <w:rPr>
          <w:rFonts w:ascii="Times New Roman" w:hAnsi="Times New Roman" w:cs="Times New Roman"/>
          <w:sz w:val="28"/>
          <w:szCs w:val="28"/>
        </w:rPr>
      </w:pPr>
      <w:r w:rsidRPr="00571CF5">
        <w:rPr>
          <w:rFonts w:ascii="Times New Roman" w:hAnsi="Times New Roman" w:cs="Times New Roman"/>
          <w:sz w:val="28"/>
          <w:szCs w:val="28"/>
        </w:rPr>
        <w:lastRenderedPageBreak/>
        <w:t>Appendix</w:t>
      </w:r>
    </w:p>
    <w:p w14:paraId="31F1E132" w14:textId="783AAC4F" w:rsidR="00011EFD" w:rsidRDefault="00DD2737" w:rsidP="00383F6F">
      <w:pPr>
        <w:spacing w:line="240" w:lineRule="auto"/>
        <w:ind w:firstLine="720"/>
        <w:rPr>
          <w:rFonts w:ascii="Times New Roman" w:hAnsi="Times New Roman" w:cs="Times New Roman"/>
          <w:sz w:val="24"/>
          <w:szCs w:val="24"/>
          <w:u w:val="single"/>
        </w:rPr>
      </w:pPr>
      <w:r>
        <w:rPr>
          <w:rFonts w:ascii="Times New Roman" w:hAnsi="Times New Roman" w:cs="Times New Roman"/>
          <w:sz w:val="24"/>
          <w:szCs w:val="24"/>
          <w:u w:val="single"/>
        </w:rPr>
        <w:t xml:space="preserve">2024 United States </w:t>
      </w:r>
      <w:r w:rsidR="007B24FB">
        <w:rPr>
          <w:rFonts w:ascii="Times New Roman" w:hAnsi="Times New Roman" w:cs="Times New Roman"/>
          <w:sz w:val="24"/>
          <w:szCs w:val="24"/>
          <w:u w:val="single"/>
        </w:rPr>
        <w:t xml:space="preserve">NOAA billion-dollar disaster location and type </w:t>
      </w:r>
      <w:r>
        <w:rPr>
          <w:rFonts w:ascii="Times New Roman" w:hAnsi="Times New Roman" w:cs="Times New Roman"/>
          <w:sz w:val="24"/>
          <w:szCs w:val="24"/>
          <w:u w:val="single"/>
        </w:rPr>
        <w:t>map</w:t>
      </w:r>
    </w:p>
    <w:p w14:paraId="5EAEF817" w14:textId="1F62F230" w:rsidR="00011EFD" w:rsidRPr="007B24FB" w:rsidRDefault="00011EFD" w:rsidP="00383F6F">
      <w:pPr>
        <w:spacing w:line="240" w:lineRule="auto"/>
        <w:ind w:firstLine="720"/>
        <w:rPr>
          <w:rFonts w:ascii="Times New Roman" w:hAnsi="Times New Roman" w:cs="Times New Roman"/>
          <w:sz w:val="24"/>
          <w:szCs w:val="24"/>
        </w:rPr>
      </w:pPr>
      <w:r w:rsidRPr="007B24FB">
        <w:rPr>
          <w:rFonts w:ascii="Times New Roman" w:hAnsi="Times New Roman" w:cs="Times New Roman"/>
          <w:sz w:val="24"/>
          <w:szCs w:val="24"/>
        </w:rPr>
        <w:t>“2024-NOAA-Billion-Dollar-Disaster-Map-Final.png.” NOAA Climate.gov, 2024, www.climate.gov/media/16724.</w:t>
      </w:r>
    </w:p>
    <w:p w14:paraId="746F92DB" w14:textId="43B3AADF" w:rsidR="00383F6F" w:rsidRPr="00807507" w:rsidRDefault="00383F6F" w:rsidP="00383F6F">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Pinellas County GIS (open data)</w:t>
      </w:r>
    </w:p>
    <w:p w14:paraId="567CB119" w14:textId="5FE9EC5D" w:rsidR="00463DDA" w:rsidRDefault="00463DDA" w:rsidP="00463DDA">
      <w:pPr>
        <w:spacing w:line="240" w:lineRule="auto"/>
        <w:ind w:firstLine="720"/>
        <w:rPr>
          <w:rFonts w:ascii="Times New Roman" w:hAnsi="Times New Roman" w:cs="Times New Roman"/>
          <w:sz w:val="24"/>
          <w:szCs w:val="24"/>
        </w:rPr>
      </w:pPr>
      <w:r w:rsidRPr="00F9114E">
        <w:rPr>
          <w:rFonts w:ascii="Times New Roman" w:hAnsi="Times New Roman" w:cs="Times New Roman"/>
          <w:sz w:val="24"/>
          <w:szCs w:val="24"/>
        </w:rPr>
        <w:t xml:space="preserve">“Pinellas County Enterprise GIS.” </w:t>
      </w:r>
      <w:r w:rsidRPr="00F9114E">
        <w:rPr>
          <w:rFonts w:ascii="Times New Roman" w:hAnsi="Times New Roman" w:cs="Times New Roman"/>
          <w:i/>
          <w:iCs/>
          <w:sz w:val="24"/>
          <w:szCs w:val="24"/>
        </w:rPr>
        <w:t>Arcgis.com</w:t>
      </w:r>
      <w:r w:rsidRPr="00F9114E">
        <w:rPr>
          <w:rFonts w:ascii="Times New Roman" w:hAnsi="Times New Roman" w:cs="Times New Roman"/>
          <w:sz w:val="24"/>
          <w:szCs w:val="24"/>
        </w:rPr>
        <w:t xml:space="preserve">, 2025, new-pinellas-egis.opendata.arcgis.com/search?q=zoning&amp;sort=Date%20Updated%7Cmodified%7Cdesc. Accessed </w:t>
      </w:r>
      <w:r w:rsidR="00847CE8">
        <w:rPr>
          <w:rFonts w:ascii="Times New Roman" w:hAnsi="Times New Roman" w:cs="Times New Roman"/>
          <w:sz w:val="24"/>
          <w:szCs w:val="24"/>
        </w:rPr>
        <w:t>May 10</w:t>
      </w:r>
      <w:r w:rsidRPr="00F9114E">
        <w:rPr>
          <w:rFonts w:ascii="Times New Roman" w:hAnsi="Times New Roman" w:cs="Times New Roman"/>
          <w:sz w:val="24"/>
          <w:szCs w:val="24"/>
        </w:rPr>
        <w:t xml:space="preserve"> 2026.</w:t>
      </w:r>
    </w:p>
    <w:p w14:paraId="0E5FDD88" w14:textId="53E3DB28" w:rsidR="00383F6F" w:rsidRPr="00807507" w:rsidRDefault="00C3487B"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County boundary (import) </w:t>
      </w:r>
    </w:p>
    <w:p w14:paraId="08A2F0CA" w14:textId="056DC7DA" w:rsidR="00463DDA" w:rsidRDefault="00463DDA" w:rsidP="00463DDA">
      <w:pPr>
        <w:spacing w:line="240" w:lineRule="auto"/>
        <w:ind w:firstLine="720"/>
        <w:rPr>
          <w:rFonts w:ascii="Times New Roman" w:hAnsi="Times New Roman" w:cs="Times New Roman"/>
          <w:sz w:val="24"/>
          <w:szCs w:val="24"/>
        </w:rPr>
      </w:pPr>
      <w:r w:rsidRPr="00CD6AC7">
        <w:rPr>
          <w:rFonts w:ascii="Times New Roman" w:hAnsi="Times New Roman" w:cs="Times New Roman"/>
          <w:sz w:val="24"/>
          <w:szCs w:val="24"/>
        </w:rPr>
        <w:t xml:space="preserve">“ArcGIS.” </w:t>
      </w:r>
      <w:r w:rsidRPr="00CD6AC7">
        <w:rPr>
          <w:rFonts w:ascii="Times New Roman" w:hAnsi="Times New Roman" w:cs="Times New Roman"/>
          <w:i/>
          <w:iCs/>
          <w:sz w:val="24"/>
          <w:szCs w:val="24"/>
        </w:rPr>
        <w:t>Arcgis.com</w:t>
      </w:r>
      <w:r w:rsidRPr="00CD6AC7">
        <w:rPr>
          <w:rFonts w:ascii="Times New Roman" w:hAnsi="Times New Roman" w:cs="Times New Roman"/>
          <w:sz w:val="24"/>
          <w:szCs w:val="24"/>
        </w:rPr>
        <w:t xml:space="preserve">, 2026, www.arcgis.com/home/item.html?id=aba72d66b4774235ab07fcada57aa8e6. Accessed </w:t>
      </w:r>
      <w:r w:rsidR="00847CE8">
        <w:rPr>
          <w:rFonts w:ascii="Times New Roman" w:hAnsi="Times New Roman" w:cs="Times New Roman"/>
          <w:sz w:val="24"/>
          <w:szCs w:val="24"/>
        </w:rPr>
        <w:t>May 10</w:t>
      </w:r>
      <w:r w:rsidRPr="00CD6AC7">
        <w:rPr>
          <w:rFonts w:ascii="Times New Roman" w:hAnsi="Times New Roman" w:cs="Times New Roman"/>
          <w:sz w:val="24"/>
          <w:szCs w:val="24"/>
        </w:rPr>
        <w:t xml:space="preserve"> 2026.</w:t>
      </w:r>
    </w:p>
    <w:p w14:paraId="347F3F7A" w14:textId="25668129" w:rsidR="00C3487B" w:rsidRPr="00807507" w:rsidRDefault="00E1318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County </w:t>
      </w:r>
      <w:r w:rsidR="009F4581">
        <w:rPr>
          <w:rFonts w:ascii="Times New Roman" w:hAnsi="Times New Roman" w:cs="Times New Roman"/>
          <w:sz w:val="24"/>
          <w:szCs w:val="24"/>
          <w:u w:val="single"/>
        </w:rPr>
        <w:t>p</w:t>
      </w:r>
      <w:r w:rsidRPr="00807507">
        <w:rPr>
          <w:rFonts w:ascii="Times New Roman" w:hAnsi="Times New Roman" w:cs="Times New Roman"/>
          <w:sz w:val="24"/>
          <w:szCs w:val="24"/>
          <w:u w:val="single"/>
        </w:rPr>
        <w:t>arcel data</w:t>
      </w:r>
    </w:p>
    <w:p w14:paraId="6DFC2DA7" w14:textId="7C509892" w:rsidR="00463DDA" w:rsidRDefault="00463DDA" w:rsidP="00463DDA">
      <w:pPr>
        <w:spacing w:line="240" w:lineRule="auto"/>
        <w:ind w:firstLine="720"/>
        <w:rPr>
          <w:rFonts w:ascii="Times New Roman" w:hAnsi="Times New Roman" w:cs="Times New Roman"/>
          <w:sz w:val="24"/>
          <w:szCs w:val="24"/>
        </w:rPr>
      </w:pPr>
      <w:r w:rsidRPr="00451986">
        <w:rPr>
          <w:rFonts w:ascii="Times New Roman" w:hAnsi="Times New Roman" w:cs="Times New Roman"/>
          <w:sz w:val="24"/>
          <w:szCs w:val="24"/>
        </w:rPr>
        <w:t xml:space="preserve">“Pinellas_ParcelPropertyInfo (FeatureServer).” </w:t>
      </w:r>
      <w:r w:rsidRPr="00451986">
        <w:rPr>
          <w:rFonts w:ascii="Times New Roman" w:hAnsi="Times New Roman" w:cs="Times New Roman"/>
          <w:i/>
          <w:iCs/>
          <w:sz w:val="24"/>
          <w:szCs w:val="24"/>
        </w:rPr>
        <w:t>Arcgis.com</w:t>
      </w:r>
      <w:r w:rsidRPr="00451986">
        <w:rPr>
          <w:rFonts w:ascii="Times New Roman" w:hAnsi="Times New Roman" w:cs="Times New Roman"/>
          <w:sz w:val="24"/>
          <w:szCs w:val="24"/>
        </w:rPr>
        <w:t xml:space="preserve">, 2026, services.arcgis.com/f5HgUpxURgEzTccH/arcgis/rest/services/Pinellas_ParcelPropertyInfo/FeatureServer. Accessed </w:t>
      </w:r>
      <w:r w:rsidR="00847CE8">
        <w:rPr>
          <w:rFonts w:ascii="Times New Roman" w:hAnsi="Times New Roman" w:cs="Times New Roman"/>
          <w:sz w:val="24"/>
          <w:szCs w:val="24"/>
        </w:rPr>
        <w:t>May 10</w:t>
      </w:r>
      <w:r w:rsidRPr="00451986">
        <w:rPr>
          <w:rFonts w:ascii="Times New Roman" w:hAnsi="Times New Roman" w:cs="Times New Roman"/>
          <w:sz w:val="24"/>
          <w:szCs w:val="24"/>
        </w:rPr>
        <w:t xml:space="preserve"> 2026.</w:t>
      </w:r>
    </w:p>
    <w:p w14:paraId="42078E70" w14:textId="77777777" w:rsidR="00990B4E" w:rsidRDefault="00990B4E" w:rsidP="00990B4E">
      <w:p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 xml:space="preserve">Key fields </w:t>
      </w:r>
      <w:r>
        <w:rPr>
          <w:rFonts w:ascii="Times New Roman" w:hAnsi="Times New Roman" w:cs="Times New Roman"/>
          <w:sz w:val="24"/>
          <w:szCs w:val="24"/>
        </w:rPr>
        <w:t>utilized</w:t>
      </w:r>
      <w:r w:rsidRPr="00990B4E">
        <w:rPr>
          <w:rFonts w:ascii="Times New Roman" w:hAnsi="Times New Roman" w:cs="Times New Roman"/>
          <w:sz w:val="24"/>
          <w:szCs w:val="24"/>
        </w:rPr>
        <w:t>:</w:t>
      </w:r>
    </w:p>
    <w:p w14:paraId="6A1C64BD" w14:textId="77777777" w:rsidR="00990B4E" w:rsidRDefault="00990B4E" w:rsidP="00740FED">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LAND_USE or USE_CODE</w:t>
      </w:r>
    </w:p>
    <w:p w14:paraId="54C500F4" w14:textId="77777777" w:rsidR="00990B4E" w:rsidRDefault="00990B4E" w:rsidP="009D671C">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JUST_VALUE or property value</w:t>
      </w:r>
    </w:p>
    <w:p w14:paraId="29D46E64" w14:textId="4063EE98" w:rsidR="00990B4E" w:rsidRPr="00990B4E" w:rsidRDefault="00990B4E" w:rsidP="009D671C">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ACRES</w:t>
      </w:r>
    </w:p>
    <w:p w14:paraId="1D01E4EC" w14:textId="3C288EE7" w:rsidR="00E13180" w:rsidRPr="00807507" w:rsidRDefault="004F2E0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w:t>
      </w:r>
      <w:r w:rsidR="009F4581">
        <w:rPr>
          <w:rFonts w:ascii="Times New Roman" w:hAnsi="Times New Roman" w:cs="Times New Roman"/>
          <w:sz w:val="24"/>
          <w:szCs w:val="24"/>
          <w:u w:val="single"/>
        </w:rPr>
        <w:t>County</w:t>
      </w:r>
      <w:r w:rsidRPr="00807507">
        <w:rPr>
          <w:rFonts w:ascii="Times New Roman" w:hAnsi="Times New Roman" w:cs="Times New Roman"/>
          <w:sz w:val="24"/>
          <w:szCs w:val="24"/>
          <w:u w:val="single"/>
        </w:rPr>
        <w:t xml:space="preserve"> land use planning</w:t>
      </w:r>
    </w:p>
    <w:p w14:paraId="7E704950" w14:textId="2648810D" w:rsidR="00463DDA" w:rsidRDefault="00463DDA" w:rsidP="00463DDA">
      <w:pPr>
        <w:spacing w:line="240" w:lineRule="auto"/>
        <w:ind w:firstLine="720"/>
        <w:rPr>
          <w:rFonts w:ascii="Times New Roman" w:hAnsi="Times New Roman" w:cs="Times New Roman"/>
          <w:sz w:val="24"/>
          <w:szCs w:val="24"/>
        </w:rPr>
      </w:pPr>
      <w:r w:rsidRPr="00463DDA">
        <w:rPr>
          <w:rFonts w:ascii="Times New Roman" w:hAnsi="Times New Roman" w:cs="Times New Roman"/>
          <w:sz w:val="24"/>
          <w:szCs w:val="24"/>
        </w:rPr>
        <w:t xml:space="preserve">“Pinellas_LandUseProposed_view (FeatureServer).” </w:t>
      </w:r>
      <w:r w:rsidRPr="00463DDA">
        <w:rPr>
          <w:rFonts w:ascii="Times New Roman" w:hAnsi="Times New Roman" w:cs="Times New Roman"/>
          <w:i/>
          <w:iCs/>
          <w:sz w:val="24"/>
          <w:szCs w:val="24"/>
        </w:rPr>
        <w:t>Arcgis.com</w:t>
      </w:r>
      <w:r w:rsidRPr="00463DDA">
        <w:rPr>
          <w:rFonts w:ascii="Times New Roman" w:hAnsi="Times New Roman" w:cs="Times New Roman"/>
          <w:sz w:val="24"/>
          <w:szCs w:val="24"/>
        </w:rPr>
        <w:t xml:space="preserve">, 2026, services.arcgis.com/f5HgUpxURgEzTccH/arcgis/rest/services/Pinellas_LandUseProposed_view/FeatureServer. Accessed </w:t>
      </w:r>
      <w:r w:rsidR="00847CE8">
        <w:rPr>
          <w:rFonts w:ascii="Times New Roman" w:hAnsi="Times New Roman" w:cs="Times New Roman"/>
          <w:sz w:val="24"/>
          <w:szCs w:val="24"/>
        </w:rPr>
        <w:t>May 10</w:t>
      </w:r>
      <w:r w:rsidRPr="00463DDA">
        <w:rPr>
          <w:rFonts w:ascii="Times New Roman" w:hAnsi="Times New Roman" w:cs="Times New Roman"/>
          <w:sz w:val="24"/>
          <w:szCs w:val="24"/>
        </w:rPr>
        <w:t xml:space="preserve"> 2026.</w:t>
      </w:r>
    </w:p>
    <w:p w14:paraId="231899FC" w14:textId="2468C3FC" w:rsidR="00463DDA" w:rsidRPr="00807507" w:rsidRDefault="00DF426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Pinellas County Park boundaries</w:t>
      </w:r>
    </w:p>
    <w:p w14:paraId="6813AD85" w14:textId="72CA5AF6" w:rsidR="00DF4263" w:rsidRDefault="00392B81" w:rsidP="00463DDA">
      <w:pPr>
        <w:spacing w:line="240" w:lineRule="auto"/>
        <w:ind w:firstLine="720"/>
        <w:rPr>
          <w:rFonts w:ascii="Times New Roman" w:hAnsi="Times New Roman" w:cs="Times New Roman"/>
          <w:sz w:val="24"/>
          <w:szCs w:val="24"/>
        </w:rPr>
      </w:pPr>
      <w:r w:rsidRPr="00392B81">
        <w:rPr>
          <w:rFonts w:ascii="Times New Roman" w:hAnsi="Times New Roman" w:cs="Times New Roman"/>
          <w:sz w:val="24"/>
          <w:szCs w:val="24"/>
        </w:rPr>
        <w:t xml:space="preserve">“Pinellas_ParkBoundaries_view (FeatureServer).” Arcgis.com, 2026, services.arcgis.com/f5HgUpxURgEzTccH/arcgis/rest/services/Pinellas_ParkBoundaries_view/FeatureServer. Accessed </w:t>
      </w:r>
      <w:r w:rsidR="00847CE8">
        <w:rPr>
          <w:rFonts w:ascii="Times New Roman" w:hAnsi="Times New Roman" w:cs="Times New Roman"/>
          <w:sz w:val="24"/>
          <w:szCs w:val="24"/>
        </w:rPr>
        <w:t>May 10</w:t>
      </w:r>
      <w:r w:rsidRPr="00392B81">
        <w:rPr>
          <w:rFonts w:ascii="Times New Roman" w:hAnsi="Times New Roman" w:cs="Times New Roman"/>
          <w:sz w:val="24"/>
          <w:szCs w:val="24"/>
        </w:rPr>
        <w:t xml:space="preserve"> 2026.</w:t>
      </w:r>
    </w:p>
    <w:p w14:paraId="3CC08228" w14:textId="12561BEB" w:rsidR="00392B81" w:rsidRPr="00807507" w:rsidRDefault="00BD734B"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Emergency Management Shelters</w:t>
      </w:r>
    </w:p>
    <w:p w14:paraId="36CCD522" w14:textId="0D77D057" w:rsidR="00BD734B" w:rsidRDefault="00541497" w:rsidP="00463DDA">
      <w:pPr>
        <w:spacing w:line="240" w:lineRule="auto"/>
        <w:ind w:firstLine="720"/>
        <w:rPr>
          <w:rFonts w:ascii="Times New Roman" w:hAnsi="Times New Roman" w:cs="Times New Roman"/>
          <w:sz w:val="24"/>
          <w:szCs w:val="24"/>
        </w:rPr>
      </w:pPr>
      <w:r w:rsidRPr="00541497">
        <w:rPr>
          <w:rFonts w:ascii="Times New Roman" w:hAnsi="Times New Roman" w:cs="Times New Roman"/>
          <w:sz w:val="24"/>
          <w:szCs w:val="24"/>
        </w:rPr>
        <w:t xml:space="preserve">“Pinellas_PCEM_Shelters_view (FeatureServer).” Arcgis.com, 2026, services.arcgis.com/f5HgUpxURgEzTccH/arcgis/rest/services/Pinellas_PCEM_Shelters_view/FeatureServer. Accessed </w:t>
      </w:r>
      <w:r w:rsidR="00847CE8">
        <w:rPr>
          <w:rFonts w:ascii="Times New Roman" w:hAnsi="Times New Roman" w:cs="Times New Roman"/>
          <w:sz w:val="24"/>
          <w:szCs w:val="24"/>
        </w:rPr>
        <w:t>May 10</w:t>
      </w:r>
      <w:r w:rsidRPr="00541497">
        <w:rPr>
          <w:rFonts w:ascii="Times New Roman" w:hAnsi="Times New Roman" w:cs="Times New Roman"/>
          <w:sz w:val="24"/>
          <w:szCs w:val="24"/>
        </w:rPr>
        <w:t xml:space="preserve"> 2026.</w:t>
      </w:r>
    </w:p>
    <w:p w14:paraId="198B5009" w14:textId="73481638" w:rsidR="00541497" w:rsidRPr="00807507" w:rsidRDefault="0088526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Planning Unincorporated Zoning (2019)</w:t>
      </w:r>
    </w:p>
    <w:p w14:paraId="410A0F79" w14:textId="7D678CCE" w:rsidR="00885260" w:rsidRDefault="00003F4C" w:rsidP="00463DDA">
      <w:pPr>
        <w:spacing w:line="240" w:lineRule="auto"/>
        <w:ind w:firstLine="720"/>
        <w:rPr>
          <w:rFonts w:ascii="Times New Roman" w:hAnsi="Times New Roman" w:cs="Times New Roman"/>
          <w:sz w:val="24"/>
          <w:szCs w:val="24"/>
        </w:rPr>
      </w:pPr>
      <w:r w:rsidRPr="00003F4C">
        <w:rPr>
          <w:rFonts w:ascii="Times New Roman" w:hAnsi="Times New Roman" w:cs="Times New Roman"/>
          <w:sz w:val="24"/>
          <w:szCs w:val="24"/>
        </w:rPr>
        <w:t xml:space="preserve">“Pinellas_Zoning2019_view (FeatureServer).” Arcgis.com, 2019, services.arcgis.com/f5HgUpxURgEzTccH/arcgis/rest/services/Pinellas_Zoning2019_view/FeatureServer. Accessed </w:t>
      </w:r>
      <w:r w:rsidR="00847CE8">
        <w:rPr>
          <w:rFonts w:ascii="Times New Roman" w:hAnsi="Times New Roman" w:cs="Times New Roman"/>
          <w:sz w:val="24"/>
          <w:szCs w:val="24"/>
        </w:rPr>
        <w:t>May 10</w:t>
      </w:r>
      <w:r w:rsidRPr="00003F4C">
        <w:rPr>
          <w:rFonts w:ascii="Times New Roman" w:hAnsi="Times New Roman" w:cs="Times New Roman"/>
          <w:sz w:val="24"/>
          <w:szCs w:val="24"/>
        </w:rPr>
        <w:t xml:space="preserve"> 2026.</w:t>
      </w:r>
    </w:p>
    <w:p w14:paraId="2631315E" w14:textId="77777777" w:rsidR="009B11D4" w:rsidRPr="00807507" w:rsidRDefault="009B11D4" w:rsidP="009B11D4">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lastRenderedPageBreak/>
        <w:t>Pinellas County municipality map</w:t>
      </w:r>
    </w:p>
    <w:p w14:paraId="56D3C0DC" w14:textId="10CDCBEC" w:rsidR="00003F4C" w:rsidRDefault="00806284" w:rsidP="00463DDA">
      <w:pPr>
        <w:spacing w:line="240" w:lineRule="auto"/>
        <w:ind w:firstLine="720"/>
        <w:rPr>
          <w:rFonts w:ascii="Times New Roman" w:hAnsi="Times New Roman" w:cs="Times New Roman"/>
          <w:sz w:val="24"/>
          <w:szCs w:val="24"/>
        </w:rPr>
      </w:pPr>
      <w:r w:rsidRPr="00806284">
        <w:rPr>
          <w:rFonts w:ascii="Times New Roman" w:hAnsi="Times New Roman" w:cs="Times New Roman"/>
          <w:sz w:val="24"/>
          <w:szCs w:val="24"/>
        </w:rPr>
        <w:t xml:space="preserve">“Map of Municipalities &amp; Unincorporated Areas - Pinellas County.” Pinellas County, </w:t>
      </w:r>
      <w:r w:rsidR="00847CE8">
        <w:rPr>
          <w:rFonts w:ascii="Times New Roman" w:hAnsi="Times New Roman" w:cs="Times New Roman"/>
          <w:sz w:val="24"/>
          <w:szCs w:val="24"/>
        </w:rPr>
        <w:t>February 28</w:t>
      </w:r>
      <w:r w:rsidRPr="00806284">
        <w:rPr>
          <w:rFonts w:ascii="Times New Roman" w:hAnsi="Times New Roman" w:cs="Times New Roman"/>
          <w:sz w:val="24"/>
          <w:szCs w:val="24"/>
        </w:rPr>
        <w:t xml:space="preserve"> 2022, pinellas.gov/map-of-municipalities-unincorporated-areas/. Accessed </w:t>
      </w:r>
      <w:r w:rsidR="00847CE8">
        <w:rPr>
          <w:rFonts w:ascii="Times New Roman" w:hAnsi="Times New Roman" w:cs="Times New Roman"/>
          <w:sz w:val="24"/>
          <w:szCs w:val="24"/>
        </w:rPr>
        <w:t>May 10</w:t>
      </w:r>
      <w:r w:rsidRPr="00806284">
        <w:rPr>
          <w:rFonts w:ascii="Times New Roman" w:hAnsi="Times New Roman" w:cs="Times New Roman"/>
          <w:sz w:val="24"/>
          <w:szCs w:val="24"/>
        </w:rPr>
        <w:t xml:space="preserve"> 2026.</w:t>
      </w:r>
    </w:p>
    <w:p w14:paraId="1AAB345F" w14:textId="6D9D3F1C" w:rsidR="001C0519" w:rsidRPr="00807507" w:rsidRDefault="009B11D4"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FEMA Flood Map Service Center</w:t>
      </w:r>
    </w:p>
    <w:p w14:paraId="4E0962C5" w14:textId="056E7F53" w:rsidR="009B11D4" w:rsidRDefault="00C1368F" w:rsidP="00463DDA">
      <w:pPr>
        <w:spacing w:line="240" w:lineRule="auto"/>
        <w:ind w:firstLine="720"/>
        <w:rPr>
          <w:rFonts w:ascii="Times New Roman" w:hAnsi="Times New Roman" w:cs="Times New Roman"/>
          <w:sz w:val="24"/>
          <w:szCs w:val="24"/>
        </w:rPr>
      </w:pPr>
      <w:r w:rsidRPr="00C1368F">
        <w:rPr>
          <w:rFonts w:ascii="Times New Roman" w:hAnsi="Times New Roman" w:cs="Times New Roman"/>
          <w:sz w:val="24"/>
          <w:szCs w:val="24"/>
        </w:rPr>
        <w:t>“FEMA Flood Map Service Center | Search All Products.” Msc.fema.gov, msc.fema.gov/portal/advanceSearch#searchresultsanchor.</w:t>
      </w:r>
    </w:p>
    <w:p w14:paraId="46D092C6" w14:textId="77777777" w:rsidR="009F4581" w:rsidRDefault="009F4581" w:rsidP="009F4581">
      <w:p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 xml:space="preserve">Key fields </w:t>
      </w:r>
      <w:r>
        <w:rPr>
          <w:rFonts w:ascii="Times New Roman" w:hAnsi="Times New Roman" w:cs="Times New Roman"/>
          <w:sz w:val="24"/>
          <w:szCs w:val="24"/>
        </w:rPr>
        <w:t>utilized</w:t>
      </w:r>
      <w:r w:rsidRPr="00990B4E">
        <w:rPr>
          <w:rFonts w:ascii="Times New Roman" w:hAnsi="Times New Roman" w:cs="Times New Roman"/>
          <w:sz w:val="24"/>
          <w:szCs w:val="24"/>
        </w:rPr>
        <w:t>:</w:t>
      </w:r>
    </w:p>
    <w:p w14:paraId="4A9B7E9C" w14:textId="07BC2720" w:rsidR="009F4581" w:rsidRPr="009F135D" w:rsidRDefault="009F4581" w:rsidP="009F135D">
      <w:pPr>
        <w:pStyle w:val="ListParagraph"/>
        <w:numPr>
          <w:ilvl w:val="1"/>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S_FLD_HAZ_AR (Flood Hazard Areas)</w:t>
      </w:r>
    </w:p>
    <w:p w14:paraId="6E270831" w14:textId="77777777" w:rsidR="009F135D" w:rsidRPr="009F135D" w:rsidRDefault="009F135D" w:rsidP="009F135D">
      <w:pPr>
        <w:pStyle w:val="ListParagraph"/>
        <w:numPr>
          <w:ilvl w:val="2"/>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Includes:</w:t>
      </w:r>
    </w:p>
    <w:p w14:paraId="6A723609"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AE (100-year floodplain)</w:t>
      </w:r>
    </w:p>
    <w:p w14:paraId="3A8FE963"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VE (coastal high hazard)</w:t>
      </w:r>
    </w:p>
    <w:p w14:paraId="3DF946F1"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X (low risk)</w:t>
      </w:r>
    </w:p>
    <w:p w14:paraId="1F236C6F" w14:textId="267F579B"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Clip flood zones</w:t>
      </w:r>
    </w:p>
    <w:p w14:paraId="33A46515" w14:textId="10E63A66" w:rsidR="009F135D" w:rsidRPr="009F135D" w:rsidRDefault="009F135D" w:rsidP="006E7762">
      <w:pPr>
        <w:pStyle w:val="ListParagraph"/>
        <w:numPr>
          <w:ilvl w:val="3"/>
          <w:numId w:val="38"/>
        </w:numPr>
        <w:spacing w:line="240" w:lineRule="auto"/>
        <w:ind w:left="1080"/>
        <w:rPr>
          <w:rFonts w:ascii="Times New Roman" w:hAnsi="Times New Roman" w:cs="Times New Roman"/>
          <w:sz w:val="24"/>
          <w:szCs w:val="24"/>
        </w:rPr>
      </w:pPr>
      <w:r w:rsidRPr="009F135D">
        <w:rPr>
          <w:rFonts w:ascii="Times New Roman" w:hAnsi="Times New Roman" w:cs="Times New Roman"/>
          <w:sz w:val="24"/>
          <w:szCs w:val="24"/>
        </w:rPr>
        <w:t>Symbology: unique, deselected X and Open Water layers for visual clarity</w:t>
      </w:r>
      <w:ins w:id="0" w:author="Author">
        <w:r w:rsidR="00882C8E">
          <w:rPr>
            <w:rFonts w:ascii="Times New Roman" w:hAnsi="Times New Roman" w:cs="Times New Roman"/>
            <w:sz w:val="24"/>
            <w:szCs w:val="24"/>
          </w:rPr>
          <w:t>.</w:t>
        </w:r>
      </w:ins>
      <w:r w:rsidRPr="009F135D">
        <w:rPr>
          <w:rFonts w:ascii="Times New Roman" w:hAnsi="Times New Roman" w:cs="Times New Roman"/>
          <w:sz w:val="24"/>
          <w:szCs w:val="24"/>
        </w:rPr>
        <w:t xml:space="preserve"> Select by Attributes inverted where  clause FLD_</w:t>
      </w:r>
      <w:del w:id="1" w:author="Author">
        <w:r w:rsidRPr="009F135D">
          <w:rPr>
            <w:rFonts w:ascii="Times New Roman" w:hAnsi="Times New Roman" w:cs="Times New Roman"/>
            <w:sz w:val="24"/>
            <w:szCs w:val="24"/>
          </w:rPr>
          <w:delText>ZONME</w:delText>
        </w:r>
      </w:del>
      <w:ins w:id="2" w:author="Author">
        <w:r w:rsidRPr="009F135D">
          <w:rPr>
            <w:rFonts w:ascii="Times New Roman" w:hAnsi="Times New Roman" w:cs="Times New Roman"/>
            <w:sz w:val="24"/>
            <w:szCs w:val="24"/>
          </w:rPr>
          <w:t>ZONE</w:t>
        </w:r>
      </w:ins>
      <w:r w:rsidRPr="009F135D">
        <w:rPr>
          <w:rFonts w:ascii="Times New Roman" w:hAnsi="Times New Roman" w:cs="Times New Roman"/>
          <w:sz w:val="24"/>
          <w:szCs w:val="24"/>
        </w:rPr>
        <w:t xml:space="preserve"> is equal to OPEN WATER</w:t>
      </w:r>
      <w:ins w:id="3" w:author="Author">
        <w:r w:rsidR="00F8187C">
          <w:rPr>
            <w:rFonts w:ascii="Times New Roman" w:hAnsi="Times New Roman" w:cs="Times New Roman"/>
            <w:sz w:val="24"/>
            <w:szCs w:val="24"/>
          </w:rPr>
          <w:t>,</w:t>
        </w:r>
      </w:ins>
      <w:r w:rsidRPr="009F135D">
        <w:rPr>
          <w:rFonts w:ascii="Times New Roman" w:hAnsi="Times New Roman" w:cs="Times New Roman"/>
          <w:sz w:val="24"/>
          <w:szCs w:val="24"/>
        </w:rPr>
        <w:t xml:space="preserve"> OR FLD_ZONE is equal to X</w:t>
      </w:r>
    </w:p>
    <w:p w14:paraId="030EA77A" w14:textId="0026A968" w:rsidR="00C046A0" w:rsidRPr="00807507" w:rsidRDefault="00C046A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CDC Social Vulnerability Index (SVI)</w:t>
      </w:r>
    </w:p>
    <w:p w14:paraId="4875EF38" w14:textId="46414075" w:rsidR="00C1368F" w:rsidRDefault="007D4D83" w:rsidP="00463DDA">
      <w:pPr>
        <w:spacing w:line="240" w:lineRule="auto"/>
        <w:ind w:firstLine="720"/>
        <w:rPr>
          <w:rFonts w:ascii="Times New Roman" w:hAnsi="Times New Roman" w:cs="Times New Roman"/>
          <w:sz w:val="24"/>
          <w:szCs w:val="24"/>
        </w:rPr>
      </w:pPr>
      <w:r w:rsidRPr="007D4D83">
        <w:rPr>
          <w:rFonts w:ascii="Times New Roman" w:hAnsi="Times New Roman" w:cs="Times New Roman"/>
          <w:sz w:val="24"/>
          <w:szCs w:val="24"/>
        </w:rPr>
        <w:t>“The Social Vulnerability Index (SVI): Data and Tools Download for Place and Health | CDC.” Cdc.gov, 2022, svi.cdc.gov/dataDownloads/data-download.html.</w:t>
      </w:r>
    </w:p>
    <w:p w14:paraId="10A5049E" w14:textId="09BB604E" w:rsidR="001754D3" w:rsidRPr="00807507" w:rsidRDefault="001754D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Post Storm imagery</w:t>
      </w:r>
    </w:p>
    <w:p w14:paraId="687AFE54" w14:textId="3667380E" w:rsidR="00C046A0" w:rsidRPr="00463DDA" w:rsidRDefault="00EC3D0C" w:rsidP="00463DDA">
      <w:pPr>
        <w:spacing w:line="240" w:lineRule="auto"/>
        <w:ind w:firstLine="720"/>
        <w:rPr>
          <w:rFonts w:ascii="Times New Roman" w:hAnsi="Times New Roman" w:cs="Times New Roman"/>
          <w:sz w:val="24"/>
          <w:szCs w:val="24"/>
        </w:rPr>
      </w:pPr>
      <w:r w:rsidRPr="00EC3D0C">
        <w:rPr>
          <w:rFonts w:ascii="Times New Roman" w:hAnsi="Times New Roman" w:cs="Times New Roman"/>
          <w:sz w:val="24"/>
          <w:szCs w:val="24"/>
        </w:rPr>
        <w:t xml:space="preserve">“ArcGIS.” Arcgis.com, 2026, www.arcgis.com/home/item.html?id=2dc2428b306d4ec1bf2a9cf747270d09. Accessed </w:t>
      </w:r>
      <w:r w:rsidR="00847CE8">
        <w:rPr>
          <w:rFonts w:ascii="Times New Roman" w:hAnsi="Times New Roman" w:cs="Times New Roman"/>
          <w:sz w:val="24"/>
          <w:szCs w:val="24"/>
        </w:rPr>
        <w:t>May 10</w:t>
      </w:r>
      <w:r w:rsidRPr="00EC3D0C">
        <w:rPr>
          <w:rFonts w:ascii="Times New Roman" w:hAnsi="Times New Roman" w:cs="Times New Roman"/>
          <w:sz w:val="24"/>
          <w:szCs w:val="24"/>
        </w:rPr>
        <w:t xml:space="preserve"> 2026.</w:t>
      </w:r>
    </w:p>
    <w:p w14:paraId="688A10FC" w14:textId="592EA1E5" w:rsidR="00D90BB4" w:rsidRPr="00571CF5" w:rsidRDefault="000E539E" w:rsidP="00547D2C">
      <w:pPr>
        <w:pStyle w:val="Heading2"/>
        <w:rPr>
          <w:rFonts w:ascii="Times New Roman" w:hAnsi="Times New Roman" w:cs="Times New Roman"/>
          <w:sz w:val="28"/>
          <w:szCs w:val="28"/>
        </w:rPr>
      </w:pPr>
      <w:r w:rsidRPr="00571CF5">
        <w:rPr>
          <w:rFonts w:ascii="Times New Roman" w:hAnsi="Times New Roman" w:cs="Times New Roman"/>
          <w:sz w:val="28"/>
          <w:szCs w:val="28"/>
        </w:rPr>
        <w:t>Link to GitHub repository:</w:t>
      </w:r>
    </w:p>
    <w:p w14:paraId="339A1AE2" w14:textId="70EB280D" w:rsidR="00D90BB4" w:rsidRPr="00176106" w:rsidRDefault="00B85A78" w:rsidP="00025528">
      <w:pPr>
        <w:ind w:firstLine="720"/>
        <w:rPr>
          <w:rFonts w:ascii="Times New Roman" w:hAnsi="Times New Roman" w:cs="Times New Roman"/>
          <w:sz w:val="24"/>
          <w:szCs w:val="24"/>
        </w:rPr>
      </w:pPr>
      <w:hyperlink r:id="rId15" w:history="1">
        <w:r>
          <w:rPr>
            <w:rStyle w:val="Hyperlink"/>
            <w:rFonts w:ascii="Times New Roman" w:hAnsi="Times New Roman" w:cs="Times New Roman"/>
            <w:sz w:val="24"/>
            <w:szCs w:val="24"/>
          </w:rPr>
          <w:t>https://github.com/dmelonejr/capstone</w:t>
        </w:r>
      </w:hyperlink>
      <w:r w:rsidR="001F5530">
        <w:rPr>
          <w:rFonts w:ascii="Times New Roman" w:hAnsi="Times New Roman" w:cs="Times New Roman"/>
          <w:sz w:val="24"/>
          <w:szCs w:val="24"/>
        </w:rPr>
        <w:t xml:space="preserve"> </w:t>
      </w:r>
    </w:p>
    <w:sectPr w:rsidR="00D90BB4" w:rsidRPr="00176106" w:rsidSect="00A71BA1">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3900D" w14:textId="77777777" w:rsidR="0052488C" w:rsidRDefault="0052488C" w:rsidP="001C224D">
      <w:pPr>
        <w:spacing w:after="0" w:line="240" w:lineRule="auto"/>
      </w:pPr>
      <w:r>
        <w:separator/>
      </w:r>
    </w:p>
  </w:endnote>
  <w:endnote w:type="continuationSeparator" w:id="0">
    <w:p w14:paraId="3CCFF471" w14:textId="77777777" w:rsidR="0052488C" w:rsidRDefault="0052488C" w:rsidP="001C2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4A0B5E" w14:paraId="240A480B" w14:textId="77777777" w:rsidTr="174A0B5E">
      <w:trPr>
        <w:trHeight w:val="300"/>
      </w:trPr>
      <w:tc>
        <w:tcPr>
          <w:tcW w:w="3120" w:type="dxa"/>
        </w:tcPr>
        <w:p w14:paraId="7DD2DD22" w14:textId="4B2FA126" w:rsidR="174A0B5E" w:rsidRDefault="174A0B5E" w:rsidP="174A0B5E">
          <w:pPr>
            <w:pStyle w:val="Header"/>
            <w:ind w:left="-115"/>
          </w:pPr>
        </w:p>
      </w:tc>
      <w:tc>
        <w:tcPr>
          <w:tcW w:w="3120" w:type="dxa"/>
        </w:tcPr>
        <w:p w14:paraId="6E3CDF81" w14:textId="54B405BE" w:rsidR="174A0B5E" w:rsidRDefault="174A0B5E" w:rsidP="174A0B5E">
          <w:pPr>
            <w:pStyle w:val="Header"/>
            <w:jc w:val="center"/>
          </w:pPr>
        </w:p>
      </w:tc>
      <w:tc>
        <w:tcPr>
          <w:tcW w:w="3120" w:type="dxa"/>
        </w:tcPr>
        <w:p w14:paraId="211B22CA" w14:textId="42EB30E6" w:rsidR="174A0B5E" w:rsidRDefault="174A0B5E" w:rsidP="174A0B5E">
          <w:pPr>
            <w:pStyle w:val="Header"/>
            <w:ind w:right="-115"/>
            <w:jc w:val="right"/>
          </w:pPr>
        </w:p>
      </w:tc>
    </w:tr>
  </w:tbl>
  <w:p w14:paraId="0A4F4C0C" w14:textId="5E2DD933" w:rsidR="174A0B5E" w:rsidRDefault="174A0B5E" w:rsidP="00A17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0F8C" w14:textId="77777777" w:rsidR="0052488C" w:rsidRDefault="0052488C" w:rsidP="001C224D">
      <w:pPr>
        <w:spacing w:after="0" w:line="240" w:lineRule="auto"/>
      </w:pPr>
      <w:r>
        <w:separator/>
      </w:r>
    </w:p>
  </w:footnote>
  <w:footnote w:type="continuationSeparator" w:id="0">
    <w:p w14:paraId="06BB2316" w14:textId="77777777" w:rsidR="0052488C" w:rsidRDefault="0052488C" w:rsidP="001C2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70B1" w14:textId="77777777" w:rsidR="001C224D" w:rsidRPr="00481CD3" w:rsidRDefault="001C224D" w:rsidP="001C224D">
    <w:pPr>
      <w:pStyle w:val="Header"/>
      <w:jc w:val="right"/>
      <w:rPr>
        <w:rFonts w:ascii="Times New Roman" w:hAnsi="Times New Roman"/>
        <w:sz w:val="24"/>
        <w:szCs w:val="24"/>
      </w:rPr>
    </w:pPr>
    <w:r w:rsidRPr="00481CD3">
      <w:rPr>
        <w:rFonts w:ascii="Times New Roman" w:hAnsi="Times New Roman"/>
        <w:sz w:val="24"/>
        <w:szCs w:val="24"/>
      </w:rPr>
      <w:t xml:space="preserve">Melone </w:t>
    </w:r>
    <w:sdt>
      <w:sdtPr>
        <w:rPr>
          <w:rFonts w:ascii="Times New Roman" w:hAnsi="Times New Roman"/>
          <w:sz w:val="24"/>
          <w:szCs w:val="24"/>
        </w:rPr>
        <w:id w:val="806294194"/>
        <w:docPartObj>
          <w:docPartGallery w:val="Page Numbers (Top of Page)"/>
          <w:docPartUnique/>
        </w:docPartObj>
      </w:sdtPr>
      <w:sdtEndPr>
        <w:rPr>
          <w:noProof/>
        </w:rPr>
      </w:sdtEndPr>
      <w:sdtContent>
        <w:r w:rsidRPr="00481CD3">
          <w:rPr>
            <w:rFonts w:ascii="Times New Roman" w:hAnsi="Times New Roman"/>
            <w:sz w:val="24"/>
            <w:szCs w:val="24"/>
          </w:rPr>
          <w:fldChar w:fldCharType="begin"/>
        </w:r>
        <w:r w:rsidRPr="00481CD3">
          <w:rPr>
            <w:rFonts w:ascii="Times New Roman" w:hAnsi="Times New Roman"/>
            <w:sz w:val="24"/>
            <w:szCs w:val="24"/>
          </w:rPr>
          <w:instrText xml:space="preserve"> PAGE   \* MERGEFORMAT </w:instrText>
        </w:r>
        <w:r w:rsidRPr="00481CD3">
          <w:rPr>
            <w:rFonts w:ascii="Times New Roman" w:hAnsi="Times New Roman"/>
            <w:sz w:val="24"/>
            <w:szCs w:val="24"/>
          </w:rPr>
          <w:fldChar w:fldCharType="separate"/>
        </w:r>
        <w:r>
          <w:rPr>
            <w:rFonts w:ascii="Times New Roman" w:hAnsi="Times New Roman"/>
            <w:sz w:val="24"/>
            <w:szCs w:val="24"/>
          </w:rPr>
          <w:t>1</w:t>
        </w:r>
        <w:r w:rsidRPr="00481CD3">
          <w:rPr>
            <w:rFonts w:ascii="Times New Roman" w:hAnsi="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7E0"/>
    <w:multiLevelType w:val="hybridMultilevel"/>
    <w:tmpl w:val="416AE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D0EEA"/>
    <w:multiLevelType w:val="hybridMultilevel"/>
    <w:tmpl w:val="FE627CB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E11D2C"/>
    <w:multiLevelType w:val="hybridMultilevel"/>
    <w:tmpl w:val="76B81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B759D"/>
    <w:multiLevelType w:val="hybridMultilevel"/>
    <w:tmpl w:val="C97E90B0"/>
    <w:lvl w:ilvl="0" w:tplc="E158AF56">
      <w:start w:val="4"/>
      <w:numFmt w:val="lowerLetter"/>
      <w:lvlText w:val="%1."/>
      <w:lvlJc w:val="left"/>
      <w:pPr>
        <w:ind w:left="180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 w15:restartNumberingAfterBreak="0">
    <w:nsid w:val="0D953BC5"/>
    <w:multiLevelType w:val="hybridMultilevel"/>
    <w:tmpl w:val="C2F8414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E9F12E2"/>
    <w:multiLevelType w:val="hybridMultilevel"/>
    <w:tmpl w:val="173CD7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9B60D7"/>
    <w:multiLevelType w:val="hybridMultilevel"/>
    <w:tmpl w:val="E5822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6F75C5"/>
    <w:multiLevelType w:val="hybridMultilevel"/>
    <w:tmpl w:val="416AE5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880E68"/>
    <w:multiLevelType w:val="hybridMultilevel"/>
    <w:tmpl w:val="C5BA160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4564C"/>
    <w:multiLevelType w:val="hybridMultilevel"/>
    <w:tmpl w:val="FE627CB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306AD5"/>
    <w:multiLevelType w:val="hybridMultilevel"/>
    <w:tmpl w:val="416AE5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E0178E"/>
    <w:multiLevelType w:val="hybridMultilevel"/>
    <w:tmpl w:val="D0B8A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000B2"/>
    <w:multiLevelType w:val="hybridMultilevel"/>
    <w:tmpl w:val="C2F841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0F213E1"/>
    <w:multiLevelType w:val="hybridMultilevel"/>
    <w:tmpl w:val="C2F84140"/>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2986660"/>
    <w:multiLevelType w:val="hybridMultilevel"/>
    <w:tmpl w:val="4740F808"/>
    <w:lvl w:ilvl="0" w:tplc="FFFFFFFF">
      <w:start w:val="1"/>
      <w:numFmt w:val="lowerRoman"/>
      <w:lvlText w:val="%1."/>
      <w:lvlJc w:val="right"/>
      <w:pPr>
        <w:ind w:left="1620" w:hanging="180"/>
      </w:pPr>
    </w:lvl>
    <w:lvl w:ilvl="1" w:tplc="FFFFFFFF" w:tentative="1">
      <w:start w:val="1"/>
      <w:numFmt w:val="lowerLetter"/>
      <w:lvlText w:val="%2."/>
      <w:lvlJc w:val="left"/>
      <w:pPr>
        <w:ind w:left="900" w:hanging="360"/>
      </w:pPr>
    </w:lvl>
    <w:lvl w:ilvl="2" w:tplc="FFFFFFFF" w:tentative="1">
      <w:start w:val="1"/>
      <w:numFmt w:val="lowerRoman"/>
      <w:lvlText w:val="%3."/>
      <w:lvlJc w:val="right"/>
      <w:pPr>
        <w:ind w:left="1620" w:hanging="180"/>
      </w:p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15" w15:restartNumberingAfterBreak="0">
    <w:nsid w:val="27731A5C"/>
    <w:multiLevelType w:val="hybridMultilevel"/>
    <w:tmpl w:val="EC680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8F44A6A"/>
    <w:multiLevelType w:val="hybridMultilevel"/>
    <w:tmpl w:val="0056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77DE8"/>
    <w:multiLevelType w:val="hybridMultilevel"/>
    <w:tmpl w:val="FE627CB4"/>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010C07"/>
    <w:multiLevelType w:val="hybridMultilevel"/>
    <w:tmpl w:val="3D52C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819A1"/>
    <w:multiLevelType w:val="hybridMultilevel"/>
    <w:tmpl w:val="DFBEFF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040875"/>
    <w:multiLevelType w:val="hybridMultilevel"/>
    <w:tmpl w:val="CE3082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8B219F"/>
    <w:multiLevelType w:val="hybridMultilevel"/>
    <w:tmpl w:val="F20E989A"/>
    <w:lvl w:ilvl="0" w:tplc="C2EC705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6061F9"/>
    <w:multiLevelType w:val="hybridMultilevel"/>
    <w:tmpl w:val="5DFCF798"/>
    <w:lvl w:ilvl="0" w:tplc="2BBACD54">
      <w:start w:val="1"/>
      <w:numFmt w:val="lowerLetter"/>
      <w:lvlText w:val="%1."/>
      <w:lvlJc w:val="left"/>
      <w:pPr>
        <w:ind w:left="1440" w:hanging="360"/>
      </w:pPr>
      <w:rPr>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74A6F71"/>
    <w:multiLevelType w:val="hybridMultilevel"/>
    <w:tmpl w:val="4740F80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F75C4"/>
    <w:multiLevelType w:val="hybridMultilevel"/>
    <w:tmpl w:val="3F06517E"/>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0B56C1"/>
    <w:multiLevelType w:val="hybridMultilevel"/>
    <w:tmpl w:val="DD267E92"/>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8C5A06"/>
    <w:multiLevelType w:val="hybridMultilevel"/>
    <w:tmpl w:val="AAFC1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563E4"/>
    <w:multiLevelType w:val="hybridMultilevel"/>
    <w:tmpl w:val="7FBCD57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D3179EB"/>
    <w:multiLevelType w:val="hybridMultilevel"/>
    <w:tmpl w:val="7A8242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D8D3793"/>
    <w:multiLevelType w:val="hybridMultilevel"/>
    <w:tmpl w:val="60563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D31AE2"/>
    <w:multiLevelType w:val="hybridMultilevel"/>
    <w:tmpl w:val="EDF80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3C7F93"/>
    <w:multiLevelType w:val="hybridMultilevel"/>
    <w:tmpl w:val="7FBCD5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5540BA3"/>
    <w:multiLevelType w:val="hybridMultilevel"/>
    <w:tmpl w:val="2CB81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300AFF"/>
    <w:multiLevelType w:val="hybridMultilevel"/>
    <w:tmpl w:val="15DAB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311726"/>
    <w:multiLevelType w:val="hybridMultilevel"/>
    <w:tmpl w:val="9FA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3542C1"/>
    <w:multiLevelType w:val="hybridMultilevel"/>
    <w:tmpl w:val="30AECE8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B2C166E"/>
    <w:multiLevelType w:val="hybridMultilevel"/>
    <w:tmpl w:val="56DE1A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1A03AB"/>
    <w:multiLevelType w:val="hybridMultilevel"/>
    <w:tmpl w:val="63DECC18"/>
    <w:lvl w:ilvl="0" w:tplc="338E5B3C">
      <w:start w:val="1"/>
      <w:numFmt w:val="decimal"/>
      <w:lvlText w:val="%1."/>
      <w:lvlJc w:val="left"/>
      <w:pPr>
        <w:ind w:left="720" w:hanging="360"/>
      </w:pPr>
      <w:rPr>
        <w:i/>
        <w:iCs/>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414512">
    <w:abstractNumId w:val="36"/>
  </w:num>
  <w:num w:numId="2" w16cid:durableId="1123887016">
    <w:abstractNumId w:val="11"/>
  </w:num>
  <w:num w:numId="3" w16cid:durableId="271279946">
    <w:abstractNumId w:val="19"/>
  </w:num>
  <w:num w:numId="4" w16cid:durableId="1187450599">
    <w:abstractNumId w:val="26"/>
  </w:num>
  <w:num w:numId="5" w16cid:durableId="769937964">
    <w:abstractNumId w:val="16"/>
  </w:num>
  <w:num w:numId="6" w16cid:durableId="1696539760">
    <w:abstractNumId w:val="15"/>
  </w:num>
  <w:num w:numId="7" w16cid:durableId="942957051">
    <w:abstractNumId w:val="0"/>
  </w:num>
  <w:num w:numId="8" w16cid:durableId="1753308203">
    <w:abstractNumId w:val="7"/>
  </w:num>
  <w:num w:numId="9" w16cid:durableId="1215241100">
    <w:abstractNumId w:val="8"/>
  </w:num>
  <w:num w:numId="10" w16cid:durableId="1247954618">
    <w:abstractNumId w:val="2"/>
  </w:num>
  <w:num w:numId="11" w16cid:durableId="1082869710">
    <w:abstractNumId w:val="10"/>
  </w:num>
  <w:num w:numId="12" w16cid:durableId="190074534">
    <w:abstractNumId w:val="33"/>
  </w:num>
  <w:num w:numId="13" w16cid:durableId="914586255">
    <w:abstractNumId w:val="6"/>
  </w:num>
  <w:num w:numId="14" w16cid:durableId="514269885">
    <w:abstractNumId w:val="32"/>
  </w:num>
  <w:num w:numId="15" w16cid:durableId="3216936">
    <w:abstractNumId w:val="18"/>
  </w:num>
  <w:num w:numId="16" w16cid:durableId="1549369172">
    <w:abstractNumId w:val="37"/>
  </w:num>
  <w:num w:numId="17" w16cid:durableId="1249583969">
    <w:abstractNumId w:val="35"/>
  </w:num>
  <w:num w:numId="18" w16cid:durableId="387077472">
    <w:abstractNumId w:val="20"/>
  </w:num>
  <w:num w:numId="19" w16cid:durableId="1170486815">
    <w:abstractNumId w:val="5"/>
  </w:num>
  <w:num w:numId="20" w16cid:durableId="954218451">
    <w:abstractNumId w:val="31"/>
  </w:num>
  <w:num w:numId="21" w16cid:durableId="2025551435">
    <w:abstractNumId w:val="25"/>
  </w:num>
  <w:num w:numId="22" w16cid:durableId="12387215">
    <w:abstractNumId w:val="28"/>
  </w:num>
  <w:num w:numId="23" w16cid:durableId="734816179">
    <w:abstractNumId w:val="12"/>
  </w:num>
  <w:num w:numId="24" w16cid:durableId="607467050">
    <w:abstractNumId w:val="4"/>
  </w:num>
  <w:num w:numId="25" w16cid:durableId="1365906339">
    <w:abstractNumId w:val="13"/>
  </w:num>
  <w:num w:numId="26" w16cid:durableId="239758879">
    <w:abstractNumId w:val="24"/>
  </w:num>
  <w:num w:numId="27" w16cid:durableId="1939630540">
    <w:abstractNumId w:val="3"/>
  </w:num>
  <w:num w:numId="28" w16cid:durableId="1398433036">
    <w:abstractNumId w:val="23"/>
  </w:num>
  <w:num w:numId="29" w16cid:durableId="1309289112">
    <w:abstractNumId w:val="14"/>
  </w:num>
  <w:num w:numId="30" w16cid:durableId="2007243174">
    <w:abstractNumId w:val="17"/>
  </w:num>
  <w:num w:numId="31" w16cid:durableId="1813405755">
    <w:abstractNumId w:val="9"/>
  </w:num>
  <w:num w:numId="32" w16cid:durableId="1368220353">
    <w:abstractNumId w:val="1"/>
  </w:num>
  <w:num w:numId="33" w16cid:durableId="1658655531">
    <w:abstractNumId w:val="27"/>
  </w:num>
  <w:num w:numId="34" w16cid:durableId="1199584685">
    <w:abstractNumId w:val="22"/>
  </w:num>
  <w:num w:numId="35" w16cid:durableId="1246068110">
    <w:abstractNumId w:val="34"/>
  </w:num>
  <w:num w:numId="36" w16cid:durableId="471755257">
    <w:abstractNumId w:val="21"/>
  </w:num>
  <w:num w:numId="37" w16cid:durableId="903565105">
    <w:abstractNumId w:val="30"/>
  </w:num>
  <w:num w:numId="38" w16cid:durableId="17313455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yMjEwtzAyMDUwsLRQ0lEKTi0uzszPAykwtqwFAKRBR0UtAAAA"/>
  </w:docVars>
  <w:rsids>
    <w:rsidRoot w:val="00B80193"/>
    <w:rsid w:val="00001638"/>
    <w:rsid w:val="00003C61"/>
    <w:rsid w:val="00003F4C"/>
    <w:rsid w:val="000051A2"/>
    <w:rsid w:val="00005F7D"/>
    <w:rsid w:val="000065D2"/>
    <w:rsid w:val="00007671"/>
    <w:rsid w:val="00007D50"/>
    <w:rsid w:val="00011EFD"/>
    <w:rsid w:val="000137E4"/>
    <w:rsid w:val="00014CAC"/>
    <w:rsid w:val="000154AA"/>
    <w:rsid w:val="00016C08"/>
    <w:rsid w:val="00020483"/>
    <w:rsid w:val="000208FC"/>
    <w:rsid w:val="00020F25"/>
    <w:rsid w:val="00021830"/>
    <w:rsid w:val="00022606"/>
    <w:rsid w:val="00022BF1"/>
    <w:rsid w:val="0002303B"/>
    <w:rsid w:val="00025528"/>
    <w:rsid w:val="00027234"/>
    <w:rsid w:val="000277BA"/>
    <w:rsid w:val="00030652"/>
    <w:rsid w:val="0003237D"/>
    <w:rsid w:val="00032446"/>
    <w:rsid w:val="00034205"/>
    <w:rsid w:val="00034463"/>
    <w:rsid w:val="00036D09"/>
    <w:rsid w:val="0004067F"/>
    <w:rsid w:val="00041CDA"/>
    <w:rsid w:val="00042463"/>
    <w:rsid w:val="00043657"/>
    <w:rsid w:val="00043B42"/>
    <w:rsid w:val="00043EC5"/>
    <w:rsid w:val="00044132"/>
    <w:rsid w:val="00046209"/>
    <w:rsid w:val="0004650A"/>
    <w:rsid w:val="0004670F"/>
    <w:rsid w:val="000469A2"/>
    <w:rsid w:val="00046E84"/>
    <w:rsid w:val="00050107"/>
    <w:rsid w:val="00052D1A"/>
    <w:rsid w:val="00052E0D"/>
    <w:rsid w:val="0005430D"/>
    <w:rsid w:val="000552DC"/>
    <w:rsid w:val="00056D71"/>
    <w:rsid w:val="000572BA"/>
    <w:rsid w:val="000578EB"/>
    <w:rsid w:val="00057A67"/>
    <w:rsid w:val="0006039D"/>
    <w:rsid w:val="00066E76"/>
    <w:rsid w:val="0006760D"/>
    <w:rsid w:val="00071E74"/>
    <w:rsid w:val="00072F44"/>
    <w:rsid w:val="00073272"/>
    <w:rsid w:val="0007355F"/>
    <w:rsid w:val="00076205"/>
    <w:rsid w:val="00081E88"/>
    <w:rsid w:val="000835D7"/>
    <w:rsid w:val="00084E7D"/>
    <w:rsid w:val="0008540B"/>
    <w:rsid w:val="0008702E"/>
    <w:rsid w:val="00091450"/>
    <w:rsid w:val="000916D9"/>
    <w:rsid w:val="0009347E"/>
    <w:rsid w:val="00094866"/>
    <w:rsid w:val="00094F3A"/>
    <w:rsid w:val="00095753"/>
    <w:rsid w:val="00096689"/>
    <w:rsid w:val="00097E32"/>
    <w:rsid w:val="000A03FC"/>
    <w:rsid w:val="000A1702"/>
    <w:rsid w:val="000A396C"/>
    <w:rsid w:val="000B0AC0"/>
    <w:rsid w:val="000B2E4C"/>
    <w:rsid w:val="000B35E2"/>
    <w:rsid w:val="000B3FC7"/>
    <w:rsid w:val="000B4EB9"/>
    <w:rsid w:val="000B6174"/>
    <w:rsid w:val="000B6CAD"/>
    <w:rsid w:val="000B700D"/>
    <w:rsid w:val="000C04C7"/>
    <w:rsid w:val="000C3BF1"/>
    <w:rsid w:val="000C4808"/>
    <w:rsid w:val="000C5063"/>
    <w:rsid w:val="000C546A"/>
    <w:rsid w:val="000C6C9A"/>
    <w:rsid w:val="000D0AEF"/>
    <w:rsid w:val="000D1103"/>
    <w:rsid w:val="000D1644"/>
    <w:rsid w:val="000D1952"/>
    <w:rsid w:val="000D42E5"/>
    <w:rsid w:val="000D4551"/>
    <w:rsid w:val="000D640E"/>
    <w:rsid w:val="000D6428"/>
    <w:rsid w:val="000D74A6"/>
    <w:rsid w:val="000D7DED"/>
    <w:rsid w:val="000E033D"/>
    <w:rsid w:val="000E1736"/>
    <w:rsid w:val="000E539E"/>
    <w:rsid w:val="000E56AD"/>
    <w:rsid w:val="000E5E0A"/>
    <w:rsid w:val="000F084C"/>
    <w:rsid w:val="000F10FE"/>
    <w:rsid w:val="000F3327"/>
    <w:rsid w:val="000F499A"/>
    <w:rsid w:val="000F4E5F"/>
    <w:rsid w:val="000F57B5"/>
    <w:rsid w:val="000F6AE2"/>
    <w:rsid w:val="00100A37"/>
    <w:rsid w:val="0010183E"/>
    <w:rsid w:val="00102190"/>
    <w:rsid w:val="00102C46"/>
    <w:rsid w:val="0010387D"/>
    <w:rsid w:val="00105CC9"/>
    <w:rsid w:val="001060D7"/>
    <w:rsid w:val="00106715"/>
    <w:rsid w:val="001068C2"/>
    <w:rsid w:val="0010758D"/>
    <w:rsid w:val="00107715"/>
    <w:rsid w:val="00107EF2"/>
    <w:rsid w:val="00111C15"/>
    <w:rsid w:val="001137D2"/>
    <w:rsid w:val="00113FA4"/>
    <w:rsid w:val="00114A81"/>
    <w:rsid w:val="00115339"/>
    <w:rsid w:val="001155F1"/>
    <w:rsid w:val="001158A3"/>
    <w:rsid w:val="001169BC"/>
    <w:rsid w:val="001212FD"/>
    <w:rsid w:val="001229B8"/>
    <w:rsid w:val="0012378F"/>
    <w:rsid w:val="00123BFD"/>
    <w:rsid w:val="00124DDB"/>
    <w:rsid w:val="00127450"/>
    <w:rsid w:val="00130AFF"/>
    <w:rsid w:val="00130B71"/>
    <w:rsid w:val="001345B1"/>
    <w:rsid w:val="001346C3"/>
    <w:rsid w:val="00134956"/>
    <w:rsid w:val="001377B2"/>
    <w:rsid w:val="001450E1"/>
    <w:rsid w:val="0014517C"/>
    <w:rsid w:val="00147702"/>
    <w:rsid w:val="00151930"/>
    <w:rsid w:val="00152C3C"/>
    <w:rsid w:val="00152F0D"/>
    <w:rsid w:val="001541AF"/>
    <w:rsid w:val="00155495"/>
    <w:rsid w:val="00155FBD"/>
    <w:rsid w:val="00156558"/>
    <w:rsid w:val="00157D04"/>
    <w:rsid w:val="00157FD6"/>
    <w:rsid w:val="00160FD9"/>
    <w:rsid w:val="001623C6"/>
    <w:rsid w:val="00162623"/>
    <w:rsid w:val="00164246"/>
    <w:rsid w:val="0016602D"/>
    <w:rsid w:val="0016769F"/>
    <w:rsid w:val="00170A21"/>
    <w:rsid w:val="0017388D"/>
    <w:rsid w:val="001750F6"/>
    <w:rsid w:val="001754D3"/>
    <w:rsid w:val="00176106"/>
    <w:rsid w:val="001777FF"/>
    <w:rsid w:val="0018029F"/>
    <w:rsid w:val="00180CA5"/>
    <w:rsid w:val="00183C23"/>
    <w:rsid w:val="00184331"/>
    <w:rsid w:val="00186289"/>
    <w:rsid w:val="00187A54"/>
    <w:rsid w:val="00187D2E"/>
    <w:rsid w:val="001908EB"/>
    <w:rsid w:val="00190A18"/>
    <w:rsid w:val="0019165E"/>
    <w:rsid w:val="00192099"/>
    <w:rsid w:val="00195F1C"/>
    <w:rsid w:val="001960A3"/>
    <w:rsid w:val="001A0FE9"/>
    <w:rsid w:val="001A1DC9"/>
    <w:rsid w:val="001A2F2B"/>
    <w:rsid w:val="001A4D3C"/>
    <w:rsid w:val="001A5959"/>
    <w:rsid w:val="001A5CB7"/>
    <w:rsid w:val="001A7DD7"/>
    <w:rsid w:val="001B21B9"/>
    <w:rsid w:val="001B24AB"/>
    <w:rsid w:val="001B3401"/>
    <w:rsid w:val="001B424A"/>
    <w:rsid w:val="001B517D"/>
    <w:rsid w:val="001B5D52"/>
    <w:rsid w:val="001B6087"/>
    <w:rsid w:val="001B7F55"/>
    <w:rsid w:val="001C03D0"/>
    <w:rsid w:val="001C0519"/>
    <w:rsid w:val="001C10DA"/>
    <w:rsid w:val="001C128C"/>
    <w:rsid w:val="001C1742"/>
    <w:rsid w:val="001C2071"/>
    <w:rsid w:val="001C224D"/>
    <w:rsid w:val="001C423F"/>
    <w:rsid w:val="001C533C"/>
    <w:rsid w:val="001C578A"/>
    <w:rsid w:val="001D0C36"/>
    <w:rsid w:val="001D20BB"/>
    <w:rsid w:val="001D2B76"/>
    <w:rsid w:val="001D4EB0"/>
    <w:rsid w:val="001E2031"/>
    <w:rsid w:val="001E2523"/>
    <w:rsid w:val="001E2CA4"/>
    <w:rsid w:val="001E3399"/>
    <w:rsid w:val="001E645B"/>
    <w:rsid w:val="001E64D2"/>
    <w:rsid w:val="001E66F6"/>
    <w:rsid w:val="001E7346"/>
    <w:rsid w:val="001F0A93"/>
    <w:rsid w:val="001F18C7"/>
    <w:rsid w:val="001F3DF4"/>
    <w:rsid w:val="001F4284"/>
    <w:rsid w:val="001F5530"/>
    <w:rsid w:val="001F6744"/>
    <w:rsid w:val="001F6D91"/>
    <w:rsid w:val="001F6EFD"/>
    <w:rsid w:val="00200B9B"/>
    <w:rsid w:val="00202284"/>
    <w:rsid w:val="00202EF5"/>
    <w:rsid w:val="002037D9"/>
    <w:rsid w:val="00203C89"/>
    <w:rsid w:val="00211B90"/>
    <w:rsid w:val="002143B3"/>
    <w:rsid w:val="00214949"/>
    <w:rsid w:val="00214D98"/>
    <w:rsid w:val="0021752B"/>
    <w:rsid w:val="002207FA"/>
    <w:rsid w:val="00221460"/>
    <w:rsid w:val="00222A78"/>
    <w:rsid w:val="002235B3"/>
    <w:rsid w:val="00223FF9"/>
    <w:rsid w:val="00225038"/>
    <w:rsid w:val="00226414"/>
    <w:rsid w:val="002276BA"/>
    <w:rsid w:val="00227D1E"/>
    <w:rsid w:val="0023176C"/>
    <w:rsid w:val="00231D2A"/>
    <w:rsid w:val="0023264C"/>
    <w:rsid w:val="00235263"/>
    <w:rsid w:val="002405F9"/>
    <w:rsid w:val="0024167E"/>
    <w:rsid w:val="00241685"/>
    <w:rsid w:val="00241C6F"/>
    <w:rsid w:val="0024213A"/>
    <w:rsid w:val="00242160"/>
    <w:rsid w:val="00243951"/>
    <w:rsid w:val="00243A8F"/>
    <w:rsid w:val="00245DA8"/>
    <w:rsid w:val="00246CED"/>
    <w:rsid w:val="00247596"/>
    <w:rsid w:val="002500B6"/>
    <w:rsid w:val="002510E9"/>
    <w:rsid w:val="0025173F"/>
    <w:rsid w:val="00251D24"/>
    <w:rsid w:val="00251DEA"/>
    <w:rsid w:val="00252420"/>
    <w:rsid w:val="00252479"/>
    <w:rsid w:val="00252A99"/>
    <w:rsid w:val="0025339D"/>
    <w:rsid w:val="00253551"/>
    <w:rsid w:val="00253AD2"/>
    <w:rsid w:val="0025588C"/>
    <w:rsid w:val="00255C4C"/>
    <w:rsid w:val="00260E18"/>
    <w:rsid w:val="0026101C"/>
    <w:rsid w:val="00261A43"/>
    <w:rsid w:val="0026289B"/>
    <w:rsid w:val="00262B52"/>
    <w:rsid w:val="00262DCF"/>
    <w:rsid w:val="00266EAF"/>
    <w:rsid w:val="002703BB"/>
    <w:rsid w:val="00270498"/>
    <w:rsid w:val="00270877"/>
    <w:rsid w:val="002713C3"/>
    <w:rsid w:val="00271532"/>
    <w:rsid w:val="00271DF1"/>
    <w:rsid w:val="00272FED"/>
    <w:rsid w:val="00273990"/>
    <w:rsid w:val="00274703"/>
    <w:rsid w:val="00274C51"/>
    <w:rsid w:val="002753FF"/>
    <w:rsid w:val="002763B8"/>
    <w:rsid w:val="002772A2"/>
    <w:rsid w:val="00284C4E"/>
    <w:rsid w:val="00285457"/>
    <w:rsid w:val="0028758E"/>
    <w:rsid w:val="00290649"/>
    <w:rsid w:val="00290E46"/>
    <w:rsid w:val="00291A53"/>
    <w:rsid w:val="00294449"/>
    <w:rsid w:val="002948F9"/>
    <w:rsid w:val="002956CD"/>
    <w:rsid w:val="002967A4"/>
    <w:rsid w:val="00297916"/>
    <w:rsid w:val="002A0F8F"/>
    <w:rsid w:val="002A1E85"/>
    <w:rsid w:val="002A1F5A"/>
    <w:rsid w:val="002A4281"/>
    <w:rsid w:val="002A5119"/>
    <w:rsid w:val="002A5849"/>
    <w:rsid w:val="002A5EB5"/>
    <w:rsid w:val="002A7DB9"/>
    <w:rsid w:val="002B03E3"/>
    <w:rsid w:val="002B1A72"/>
    <w:rsid w:val="002B3495"/>
    <w:rsid w:val="002B4736"/>
    <w:rsid w:val="002B575A"/>
    <w:rsid w:val="002B6155"/>
    <w:rsid w:val="002B6BA0"/>
    <w:rsid w:val="002B6CCA"/>
    <w:rsid w:val="002B6E8F"/>
    <w:rsid w:val="002B7640"/>
    <w:rsid w:val="002C0C9B"/>
    <w:rsid w:val="002C16C8"/>
    <w:rsid w:val="002C3495"/>
    <w:rsid w:val="002C5DBE"/>
    <w:rsid w:val="002C6116"/>
    <w:rsid w:val="002C6B12"/>
    <w:rsid w:val="002D156F"/>
    <w:rsid w:val="002D160C"/>
    <w:rsid w:val="002D19B1"/>
    <w:rsid w:val="002D43CD"/>
    <w:rsid w:val="002E085F"/>
    <w:rsid w:val="002E09B4"/>
    <w:rsid w:val="002E10EE"/>
    <w:rsid w:val="002E1A4E"/>
    <w:rsid w:val="002E2754"/>
    <w:rsid w:val="002E40DF"/>
    <w:rsid w:val="002E4A37"/>
    <w:rsid w:val="002E5471"/>
    <w:rsid w:val="002E5E38"/>
    <w:rsid w:val="002F0421"/>
    <w:rsid w:val="002F12D2"/>
    <w:rsid w:val="002F4BA1"/>
    <w:rsid w:val="002F4C40"/>
    <w:rsid w:val="002F5A84"/>
    <w:rsid w:val="00300557"/>
    <w:rsid w:val="00300837"/>
    <w:rsid w:val="0030204F"/>
    <w:rsid w:val="00302BAB"/>
    <w:rsid w:val="00303355"/>
    <w:rsid w:val="0030615B"/>
    <w:rsid w:val="00307B3D"/>
    <w:rsid w:val="00307BE2"/>
    <w:rsid w:val="003110A6"/>
    <w:rsid w:val="00311255"/>
    <w:rsid w:val="0031127F"/>
    <w:rsid w:val="00312BE1"/>
    <w:rsid w:val="00313591"/>
    <w:rsid w:val="0031622F"/>
    <w:rsid w:val="00316DD2"/>
    <w:rsid w:val="0031799D"/>
    <w:rsid w:val="00320539"/>
    <w:rsid w:val="00320AF5"/>
    <w:rsid w:val="00320E61"/>
    <w:rsid w:val="00321034"/>
    <w:rsid w:val="00321999"/>
    <w:rsid w:val="00321A3C"/>
    <w:rsid w:val="00321B07"/>
    <w:rsid w:val="00324772"/>
    <w:rsid w:val="00326D76"/>
    <w:rsid w:val="00326FDA"/>
    <w:rsid w:val="00327BDA"/>
    <w:rsid w:val="00335A7D"/>
    <w:rsid w:val="0033656C"/>
    <w:rsid w:val="00336D00"/>
    <w:rsid w:val="003372B9"/>
    <w:rsid w:val="00342CCC"/>
    <w:rsid w:val="0034358B"/>
    <w:rsid w:val="00343712"/>
    <w:rsid w:val="00343A4E"/>
    <w:rsid w:val="00345E66"/>
    <w:rsid w:val="00346F0A"/>
    <w:rsid w:val="00351150"/>
    <w:rsid w:val="00351451"/>
    <w:rsid w:val="00351CA0"/>
    <w:rsid w:val="00351E38"/>
    <w:rsid w:val="00352B6A"/>
    <w:rsid w:val="00353298"/>
    <w:rsid w:val="00353A61"/>
    <w:rsid w:val="00355138"/>
    <w:rsid w:val="00355C2B"/>
    <w:rsid w:val="00356581"/>
    <w:rsid w:val="0036138E"/>
    <w:rsid w:val="00361D02"/>
    <w:rsid w:val="00365114"/>
    <w:rsid w:val="003659F5"/>
    <w:rsid w:val="003664C0"/>
    <w:rsid w:val="00366F91"/>
    <w:rsid w:val="00370203"/>
    <w:rsid w:val="00370B4F"/>
    <w:rsid w:val="003710A3"/>
    <w:rsid w:val="00371312"/>
    <w:rsid w:val="003720B4"/>
    <w:rsid w:val="00373636"/>
    <w:rsid w:val="003741B0"/>
    <w:rsid w:val="0037483D"/>
    <w:rsid w:val="00375500"/>
    <w:rsid w:val="0037568C"/>
    <w:rsid w:val="00376657"/>
    <w:rsid w:val="00377337"/>
    <w:rsid w:val="003809E6"/>
    <w:rsid w:val="00382081"/>
    <w:rsid w:val="00383F6F"/>
    <w:rsid w:val="003909EA"/>
    <w:rsid w:val="00390C45"/>
    <w:rsid w:val="00392B81"/>
    <w:rsid w:val="00392F35"/>
    <w:rsid w:val="00395EA8"/>
    <w:rsid w:val="00395EED"/>
    <w:rsid w:val="00396660"/>
    <w:rsid w:val="00396B11"/>
    <w:rsid w:val="0039796F"/>
    <w:rsid w:val="003A0F12"/>
    <w:rsid w:val="003A2482"/>
    <w:rsid w:val="003A3E2D"/>
    <w:rsid w:val="003A4741"/>
    <w:rsid w:val="003A52BA"/>
    <w:rsid w:val="003B2C2E"/>
    <w:rsid w:val="003B449E"/>
    <w:rsid w:val="003B45EF"/>
    <w:rsid w:val="003B5D03"/>
    <w:rsid w:val="003C0907"/>
    <w:rsid w:val="003C21A3"/>
    <w:rsid w:val="003C3483"/>
    <w:rsid w:val="003C4207"/>
    <w:rsid w:val="003C73B4"/>
    <w:rsid w:val="003D1080"/>
    <w:rsid w:val="003D3ACE"/>
    <w:rsid w:val="003D7681"/>
    <w:rsid w:val="003E0D0A"/>
    <w:rsid w:val="003E0E5A"/>
    <w:rsid w:val="003E1573"/>
    <w:rsid w:val="003E26CD"/>
    <w:rsid w:val="003E331D"/>
    <w:rsid w:val="003E36C5"/>
    <w:rsid w:val="003E4055"/>
    <w:rsid w:val="003E45A7"/>
    <w:rsid w:val="003E51A8"/>
    <w:rsid w:val="003E6D43"/>
    <w:rsid w:val="003F060C"/>
    <w:rsid w:val="003F0ADD"/>
    <w:rsid w:val="003F0D3E"/>
    <w:rsid w:val="003F1351"/>
    <w:rsid w:val="003F27EB"/>
    <w:rsid w:val="003F28FB"/>
    <w:rsid w:val="003F6152"/>
    <w:rsid w:val="003F6B55"/>
    <w:rsid w:val="003F70ED"/>
    <w:rsid w:val="003F79EB"/>
    <w:rsid w:val="00402A15"/>
    <w:rsid w:val="00403347"/>
    <w:rsid w:val="00406B18"/>
    <w:rsid w:val="00407FE3"/>
    <w:rsid w:val="00412D4D"/>
    <w:rsid w:val="00415E71"/>
    <w:rsid w:val="0041604A"/>
    <w:rsid w:val="004169B1"/>
    <w:rsid w:val="00417696"/>
    <w:rsid w:val="00420D6E"/>
    <w:rsid w:val="004210A0"/>
    <w:rsid w:val="00421977"/>
    <w:rsid w:val="0042201F"/>
    <w:rsid w:val="00422664"/>
    <w:rsid w:val="004226F7"/>
    <w:rsid w:val="004227F3"/>
    <w:rsid w:val="0042409D"/>
    <w:rsid w:val="00424C97"/>
    <w:rsid w:val="00424D91"/>
    <w:rsid w:val="004260EA"/>
    <w:rsid w:val="004271C8"/>
    <w:rsid w:val="004301A1"/>
    <w:rsid w:val="004303A3"/>
    <w:rsid w:val="00431045"/>
    <w:rsid w:val="00431370"/>
    <w:rsid w:val="00432104"/>
    <w:rsid w:val="0043270D"/>
    <w:rsid w:val="00432958"/>
    <w:rsid w:val="00432B38"/>
    <w:rsid w:val="00433933"/>
    <w:rsid w:val="0043410D"/>
    <w:rsid w:val="00434685"/>
    <w:rsid w:val="00434FF8"/>
    <w:rsid w:val="00437435"/>
    <w:rsid w:val="004374F4"/>
    <w:rsid w:val="004416FF"/>
    <w:rsid w:val="00442916"/>
    <w:rsid w:val="00442994"/>
    <w:rsid w:val="00442DD7"/>
    <w:rsid w:val="00443A4A"/>
    <w:rsid w:val="00443D1A"/>
    <w:rsid w:val="00444367"/>
    <w:rsid w:val="004443EE"/>
    <w:rsid w:val="00444950"/>
    <w:rsid w:val="00445E88"/>
    <w:rsid w:val="0044635C"/>
    <w:rsid w:val="00446D0C"/>
    <w:rsid w:val="00446D55"/>
    <w:rsid w:val="00447A2B"/>
    <w:rsid w:val="00451986"/>
    <w:rsid w:val="004528F7"/>
    <w:rsid w:val="004530D2"/>
    <w:rsid w:val="00453D14"/>
    <w:rsid w:val="00456613"/>
    <w:rsid w:val="004567D1"/>
    <w:rsid w:val="00456EEA"/>
    <w:rsid w:val="0045740F"/>
    <w:rsid w:val="004623CB"/>
    <w:rsid w:val="004630A6"/>
    <w:rsid w:val="00463152"/>
    <w:rsid w:val="004633CD"/>
    <w:rsid w:val="00463DDA"/>
    <w:rsid w:val="00463ED0"/>
    <w:rsid w:val="00464880"/>
    <w:rsid w:val="00464A47"/>
    <w:rsid w:val="00466B4C"/>
    <w:rsid w:val="0048046A"/>
    <w:rsid w:val="0048154B"/>
    <w:rsid w:val="0048180A"/>
    <w:rsid w:val="00482458"/>
    <w:rsid w:val="00482AA5"/>
    <w:rsid w:val="00484D17"/>
    <w:rsid w:val="00484D77"/>
    <w:rsid w:val="004861A5"/>
    <w:rsid w:val="004863E9"/>
    <w:rsid w:val="00487E0D"/>
    <w:rsid w:val="00487E79"/>
    <w:rsid w:val="0049219B"/>
    <w:rsid w:val="00493223"/>
    <w:rsid w:val="00493A05"/>
    <w:rsid w:val="004950FC"/>
    <w:rsid w:val="00496A30"/>
    <w:rsid w:val="004975FA"/>
    <w:rsid w:val="004A0685"/>
    <w:rsid w:val="004A17EC"/>
    <w:rsid w:val="004A3AB8"/>
    <w:rsid w:val="004A44E7"/>
    <w:rsid w:val="004A4ADF"/>
    <w:rsid w:val="004A6E00"/>
    <w:rsid w:val="004B0196"/>
    <w:rsid w:val="004B0206"/>
    <w:rsid w:val="004B30BC"/>
    <w:rsid w:val="004B353B"/>
    <w:rsid w:val="004B371F"/>
    <w:rsid w:val="004B3A50"/>
    <w:rsid w:val="004B55DA"/>
    <w:rsid w:val="004C1B61"/>
    <w:rsid w:val="004C32F7"/>
    <w:rsid w:val="004C3994"/>
    <w:rsid w:val="004C4C20"/>
    <w:rsid w:val="004C4C94"/>
    <w:rsid w:val="004C5814"/>
    <w:rsid w:val="004C609D"/>
    <w:rsid w:val="004C63FE"/>
    <w:rsid w:val="004D0A9D"/>
    <w:rsid w:val="004D0DEA"/>
    <w:rsid w:val="004D2019"/>
    <w:rsid w:val="004D4FCF"/>
    <w:rsid w:val="004D50D0"/>
    <w:rsid w:val="004D6A39"/>
    <w:rsid w:val="004E4859"/>
    <w:rsid w:val="004E4EC2"/>
    <w:rsid w:val="004E4FB1"/>
    <w:rsid w:val="004E502E"/>
    <w:rsid w:val="004E6218"/>
    <w:rsid w:val="004F0236"/>
    <w:rsid w:val="004F2E03"/>
    <w:rsid w:val="004F4727"/>
    <w:rsid w:val="004F70C8"/>
    <w:rsid w:val="004F7CFC"/>
    <w:rsid w:val="00500D8D"/>
    <w:rsid w:val="00500E7E"/>
    <w:rsid w:val="00502B88"/>
    <w:rsid w:val="005030F1"/>
    <w:rsid w:val="00503487"/>
    <w:rsid w:val="005036DC"/>
    <w:rsid w:val="00504EC1"/>
    <w:rsid w:val="00505231"/>
    <w:rsid w:val="00505424"/>
    <w:rsid w:val="005055F8"/>
    <w:rsid w:val="00506CAB"/>
    <w:rsid w:val="0051277B"/>
    <w:rsid w:val="0051369F"/>
    <w:rsid w:val="00514D68"/>
    <w:rsid w:val="00516E25"/>
    <w:rsid w:val="00520AE5"/>
    <w:rsid w:val="00523DF0"/>
    <w:rsid w:val="0052488C"/>
    <w:rsid w:val="0052559F"/>
    <w:rsid w:val="00525D19"/>
    <w:rsid w:val="00525D21"/>
    <w:rsid w:val="00525EED"/>
    <w:rsid w:val="005268DE"/>
    <w:rsid w:val="005271A8"/>
    <w:rsid w:val="00530161"/>
    <w:rsid w:val="005316CA"/>
    <w:rsid w:val="0053394B"/>
    <w:rsid w:val="00533C5E"/>
    <w:rsid w:val="00535D8A"/>
    <w:rsid w:val="00541497"/>
    <w:rsid w:val="0054164A"/>
    <w:rsid w:val="00541E4B"/>
    <w:rsid w:val="00543BF4"/>
    <w:rsid w:val="00545497"/>
    <w:rsid w:val="005471F2"/>
    <w:rsid w:val="00547D2C"/>
    <w:rsid w:val="005504D8"/>
    <w:rsid w:val="005504E5"/>
    <w:rsid w:val="00551337"/>
    <w:rsid w:val="00551DAD"/>
    <w:rsid w:val="0055596C"/>
    <w:rsid w:val="0055730F"/>
    <w:rsid w:val="00562788"/>
    <w:rsid w:val="00562EB9"/>
    <w:rsid w:val="00562F86"/>
    <w:rsid w:val="00563D51"/>
    <w:rsid w:val="005640BB"/>
    <w:rsid w:val="0056553D"/>
    <w:rsid w:val="00567A8D"/>
    <w:rsid w:val="0057050C"/>
    <w:rsid w:val="00570DAD"/>
    <w:rsid w:val="00570F99"/>
    <w:rsid w:val="00571CF5"/>
    <w:rsid w:val="005728A1"/>
    <w:rsid w:val="00572B48"/>
    <w:rsid w:val="00574A68"/>
    <w:rsid w:val="00577969"/>
    <w:rsid w:val="00585789"/>
    <w:rsid w:val="00587066"/>
    <w:rsid w:val="00587C10"/>
    <w:rsid w:val="00587F86"/>
    <w:rsid w:val="0059037F"/>
    <w:rsid w:val="005903C6"/>
    <w:rsid w:val="00591D1C"/>
    <w:rsid w:val="005926B9"/>
    <w:rsid w:val="00592FDC"/>
    <w:rsid w:val="005941DD"/>
    <w:rsid w:val="00595B30"/>
    <w:rsid w:val="00595D00"/>
    <w:rsid w:val="00597A6B"/>
    <w:rsid w:val="005A016C"/>
    <w:rsid w:val="005A2135"/>
    <w:rsid w:val="005A27F0"/>
    <w:rsid w:val="005A2992"/>
    <w:rsid w:val="005A34B3"/>
    <w:rsid w:val="005A45A7"/>
    <w:rsid w:val="005A4A53"/>
    <w:rsid w:val="005A4E92"/>
    <w:rsid w:val="005A5E02"/>
    <w:rsid w:val="005A6870"/>
    <w:rsid w:val="005A787A"/>
    <w:rsid w:val="005A79F1"/>
    <w:rsid w:val="005B0EAC"/>
    <w:rsid w:val="005B0EE9"/>
    <w:rsid w:val="005B102A"/>
    <w:rsid w:val="005B2896"/>
    <w:rsid w:val="005B2A27"/>
    <w:rsid w:val="005B2B52"/>
    <w:rsid w:val="005B2F66"/>
    <w:rsid w:val="005B3338"/>
    <w:rsid w:val="005B34DB"/>
    <w:rsid w:val="005B3994"/>
    <w:rsid w:val="005B3DD8"/>
    <w:rsid w:val="005B5595"/>
    <w:rsid w:val="005B5E43"/>
    <w:rsid w:val="005B6EE8"/>
    <w:rsid w:val="005B6F5E"/>
    <w:rsid w:val="005B7ABE"/>
    <w:rsid w:val="005C197D"/>
    <w:rsid w:val="005C220F"/>
    <w:rsid w:val="005C3298"/>
    <w:rsid w:val="005C4B5B"/>
    <w:rsid w:val="005C5438"/>
    <w:rsid w:val="005C55FC"/>
    <w:rsid w:val="005C6503"/>
    <w:rsid w:val="005C7723"/>
    <w:rsid w:val="005C7D33"/>
    <w:rsid w:val="005D0F4C"/>
    <w:rsid w:val="005D62E0"/>
    <w:rsid w:val="005D7212"/>
    <w:rsid w:val="005E07A8"/>
    <w:rsid w:val="005E0CD1"/>
    <w:rsid w:val="005E26FA"/>
    <w:rsid w:val="005E2975"/>
    <w:rsid w:val="005E2C82"/>
    <w:rsid w:val="005E43A3"/>
    <w:rsid w:val="005F2B17"/>
    <w:rsid w:val="005F4660"/>
    <w:rsid w:val="005F4CE0"/>
    <w:rsid w:val="005F5912"/>
    <w:rsid w:val="005F65C5"/>
    <w:rsid w:val="005F7218"/>
    <w:rsid w:val="005F74ED"/>
    <w:rsid w:val="005F7ACF"/>
    <w:rsid w:val="00600139"/>
    <w:rsid w:val="00601969"/>
    <w:rsid w:val="00603B2A"/>
    <w:rsid w:val="00604440"/>
    <w:rsid w:val="0060456A"/>
    <w:rsid w:val="00604F90"/>
    <w:rsid w:val="006055B7"/>
    <w:rsid w:val="00606D40"/>
    <w:rsid w:val="006079F8"/>
    <w:rsid w:val="00611BFC"/>
    <w:rsid w:val="006127F3"/>
    <w:rsid w:val="006164BA"/>
    <w:rsid w:val="006202BD"/>
    <w:rsid w:val="0062076E"/>
    <w:rsid w:val="006212AB"/>
    <w:rsid w:val="006226E3"/>
    <w:rsid w:val="00622A42"/>
    <w:rsid w:val="00623BB6"/>
    <w:rsid w:val="0062485B"/>
    <w:rsid w:val="00624DA1"/>
    <w:rsid w:val="00626E14"/>
    <w:rsid w:val="00627811"/>
    <w:rsid w:val="00630271"/>
    <w:rsid w:val="00630312"/>
    <w:rsid w:val="00630457"/>
    <w:rsid w:val="0063394F"/>
    <w:rsid w:val="00635209"/>
    <w:rsid w:val="00635E92"/>
    <w:rsid w:val="0063646E"/>
    <w:rsid w:val="006370D8"/>
    <w:rsid w:val="006375FE"/>
    <w:rsid w:val="0064021B"/>
    <w:rsid w:val="00640E2B"/>
    <w:rsid w:val="0064162A"/>
    <w:rsid w:val="0064214A"/>
    <w:rsid w:val="00642268"/>
    <w:rsid w:val="00643121"/>
    <w:rsid w:val="00643514"/>
    <w:rsid w:val="00644064"/>
    <w:rsid w:val="00644771"/>
    <w:rsid w:val="00647620"/>
    <w:rsid w:val="00647699"/>
    <w:rsid w:val="00647A80"/>
    <w:rsid w:val="00647E17"/>
    <w:rsid w:val="00650456"/>
    <w:rsid w:val="00650AC0"/>
    <w:rsid w:val="00651C2A"/>
    <w:rsid w:val="00654500"/>
    <w:rsid w:val="0065598E"/>
    <w:rsid w:val="00656583"/>
    <w:rsid w:val="0065693A"/>
    <w:rsid w:val="00661E92"/>
    <w:rsid w:val="00664AA4"/>
    <w:rsid w:val="006664AA"/>
    <w:rsid w:val="006667B8"/>
    <w:rsid w:val="0067112E"/>
    <w:rsid w:val="006711D1"/>
    <w:rsid w:val="0067353E"/>
    <w:rsid w:val="006735DC"/>
    <w:rsid w:val="00676869"/>
    <w:rsid w:val="00676BEF"/>
    <w:rsid w:val="00680E6B"/>
    <w:rsid w:val="006826BA"/>
    <w:rsid w:val="006828E0"/>
    <w:rsid w:val="00683218"/>
    <w:rsid w:val="006841D3"/>
    <w:rsid w:val="00684341"/>
    <w:rsid w:val="0068562A"/>
    <w:rsid w:val="00686DA3"/>
    <w:rsid w:val="00687849"/>
    <w:rsid w:val="0069044F"/>
    <w:rsid w:val="0069065D"/>
    <w:rsid w:val="006911A6"/>
    <w:rsid w:val="00692162"/>
    <w:rsid w:val="00693C81"/>
    <w:rsid w:val="00695377"/>
    <w:rsid w:val="006A1D87"/>
    <w:rsid w:val="006A2636"/>
    <w:rsid w:val="006A3F1E"/>
    <w:rsid w:val="006A4A8F"/>
    <w:rsid w:val="006A5310"/>
    <w:rsid w:val="006A5E54"/>
    <w:rsid w:val="006A5FCA"/>
    <w:rsid w:val="006A67D2"/>
    <w:rsid w:val="006A7002"/>
    <w:rsid w:val="006A708B"/>
    <w:rsid w:val="006A7222"/>
    <w:rsid w:val="006B071E"/>
    <w:rsid w:val="006B120F"/>
    <w:rsid w:val="006B20FA"/>
    <w:rsid w:val="006B309E"/>
    <w:rsid w:val="006B456E"/>
    <w:rsid w:val="006B636A"/>
    <w:rsid w:val="006B6535"/>
    <w:rsid w:val="006B6E76"/>
    <w:rsid w:val="006B7A39"/>
    <w:rsid w:val="006C1B07"/>
    <w:rsid w:val="006C3609"/>
    <w:rsid w:val="006C38FC"/>
    <w:rsid w:val="006C39C1"/>
    <w:rsid w:val="006C5369"/>
    <w:rsid w:val="006C602B"/>
    <w:rsid w:val="006C6F62"/>
    <w:rsid w:val="006D1FCE"/>
    <w:rsid w:val="006D3EA4"/>
    <w:rsid w:val="006D5795"/>
    <w:rsid w:val="006D58F1"/>
    <w:rsid w:val="006D5C81"/>
    <w:rsid w:val="006D60E2"/>
    <w:rsid w:val="006D6AFE"/>
    <w:rsid w:val="006E2794"/>
    <w:rsid w:val="006E3118"/>
    <w:rsid w:val="006E49BF"/>
    <w:rsid w:val="006E66D8"/>
    <w:rsid w:val="006E688F"/>
    <w:rsid w:val="006E69C2"/>
    <w:rsid w:val="006E7FF2"/>
    <w:rsid w:val="006F6D0F"/>
    <w:rsid w:val="006F7526"/>
    <w:rsid w:val="006F767B"/>
    <w:rsid w:val="00700B66"/>
    <w:rsid w:val="00701F57"/>
    <w:rsid w:val="00702F2B"/>
    <w:rsid w:val="00702F8E"/>
    <w:rsid w:val="00703DED"/>
    <w:rsid w:val="00704222"/>
    <w:rsid w:val="00704FAB"/>
    <w:rsid w:val="00705E9D"/>
    <w:rsid w:val="00707CAC"/>
    <w:rsid w:val="00711192"/>
    <w:rsid w:val="007113B1"/>
    <w:rsid w:val="007146BA"/>
    <w:rsid w:val="007150F9"/>
    <w:rsid w:val="00715E53"/>
    <w:rsid w:val="00716BDC"/>
    <w:rsid w:val="00721213"/>
    <w:rsid w:val="007213B3"/>
    <w:rsid w:val="00721C72"/>
    <w:rsid w:val="007232C6"/>
    <w:rsid w:val="0072478F"/>
    <w:rsid w:val="0072491B"/>
    <w:rsid w:val="00724FF0"/>
    <w:rsid w:val="007260AF"/>
    <w:rsid w:val="007279D7"/>
    <w:rsid w:val="00727C77"/>
    <w:rsid w:val="00730055"/>
    <w:rsid w:val="00730328"/>
    <w:rsid w:val="007309C8"/>
    <w:rsid w:val="0073465E"/>
    <w:rsid w:val="00735349"/>
    <w:rsid w:val="00735CEE"/>
    <w:rsid w:val="0073666E"/>
    <w:rsid w:val="0073737A"/>
    <w:rsid w:val="00740506"/>
    <w:rsid w:val="007410E2"/>
    <w:rsid w:val="00741766"/>
    <w:rsid w:val="0074331E"/>
    <w:rsid w:val="0074476E"/>
    <w:rsid w:val="007448B9"/>
    <w:rsid w:val="007500F1"/>
    <w:rsid w:val="007540E8"/>
    <w:rsid w:val="0075455F"/>
    <w:rsid w:val="007550B2"/>
    <w:rsid w:val="00757651"/>
    <w:rsid w:val="0075774D"/>
    <w:rsid w:val="00757AE9"/>
    <w:rsid w:val="00760A98"/>
    <w:rsid w:val="007628AE"/>
    <w:rsid w:val="00764B09"/>
    <w:rsid w:val="0077145C"/>
    <w:rsid w:val="00772576"/>
    <w:rsid w:val="00773FC7"/>
    <w:rsid w:val="007777D3"/>
    <w:rsid w:val="00777D12"/>
    <w:rsid w:val="0078034E"/>
    <w:rsid w:val="00782903"/>
    <w:rsid w:val="00782C52"/>
    <w:rsid w:val="00783342"/>
    <w:rsid w:val="00785FD9"/>
    <w:rsid w:val="00786589"/>
    <w:rsid w:val="00791789"/>
    <w:rsid w:val="00792B5A"/>
    <w:rsid w:val="00792E08"/>
    <w:rsid w:val="0079375F"/>
    <w:rsid w:val="00794DF1"/>
    <w:rsid w:val="00795FD4"/>
    <w:rsid w:val="007966CA"/>
    <w:rsid w:val="007A16D4"/>
    <w:rsid w:val="007A248C"/>
    <w:rsid w:val="007A41DF"/>
    <w:rsid w:val="007A4315"/>
    <w:rsid w:val="007A4503"/>
    <w:rsid w:val="007A643B"/>
    <w:rsid w:val="007A7AAF"/>
    <w:rsid w:val="007B0AD1"/>
    <w:rsid w:val="007B0F46"/>
    <w:rsid w:val="007B1370"/>
    <w:rsid w:val="007B24FB"/>
    <w:rsid w:val="007B27E8"/>
    <w:rsid w:val="007B2D07"/>
    <w:rsid w:val="007B44F1"/>
    <w:rsid w:val="007B56D0"/>
    <w:rsid w:val="007B7520"/>
    <w:rsid w:val="007C3C85"/>
    <w:rsid w:val="007C43FD"/>
    <w:rsid w:val="007D0787"/>
    <w:rsid w:val="007D0916"/>
    <w:rsid w:val="007D1734"/>
    <w:rsid w:val="007D46B6"/>
    <w:rsid w:val="007D4D83"/>
    <w:rsid w:val="007D51BE"/>
    <w:rsid w:val="007E044F"/>
    <w:rsid w:val="007E324A"/>
    <w:rsid w:val="007E3CA4"/>
    <w:rsid w:val="007E43AF"/>
    <w:rsid w:val="007E582D"/>
    <w:rsid w:val="007E62DD"/>
    <w:rsid w:val="007E6D33"/>
    <w:rsid w:val="007F2496"/>
    <w:rsid w:val="007F2585"/>
    <w:rsid w:val="007F6F06"/>
    <w:rsid w:val="007F70C0"/>
    <w:rsid w:val="0080061B"/>
    <w:rsid w:val="00801078"/>
    <w:rsid w:val="008016AE"/>
    <w:rsid w:val="00803898"/>
    <w:rsid w:val="00803A5B"/>
    <w:rsid w:val="0080416F"/>
    <w:rsid w:val="00806284"/>
    <w:rsid w:val="008065E9"/>
    <w:rsid w:val="00807507"/>
    <w:rsid w:val="00810513"/>
    <w:rsid w:val="00814684"/>
    <w:rsid w:val="00816387"/>
    <w:rsid w:val="0081695A"/>
    <w:rsid w:val="00816DE5"/>
    <w:rsid w:val="00817891"/>
    <w:rsid w:val="008202D8"/>
    <w:rsid w:val="008203AB"/>
    <w:rsid w:val="00820CEF"/>
    <w:rsid w:val="00820DFD"/>
    <w:rsid w:val="00822787"/>
    <w:rsid w:val="008231E9"/>
    <w:rsid w:val="0083237B"/>
    <w:rsid w:val="008323B5"/>
    <w:rsid w:val="0083298A"/>
    <w:rsid w:val="00832CE3"/>
    <w:rsid w:val="00832E9D"/>
    <w:rsid w:val="0083391E"/>
    <w:rsid w:val="008354E8"/>
    <w:rsid w:val="00835E8C"/>
    <w:rsid w:val="008360CA"/>
    <w:rsid w:val="00836277"/>
    <w:rsid w:val="008364B3"/>
    <w:rsid w:val="008368D9"/>
    <w:rsid w:val="00842405"/>
    <w:rsid w:val="00842902"/>
    <w:rsid w:val="008473C1"/>
    <w:rsid w:val="00847CE8"/>
    <w:rsid w:val="00850641"/>
    <w:rsid w:val="00850736"/>
    <w:rsid w:val="00853881"/>
    <w:rsid w:val="008543D4"/>
    <w:rsid w:val="00855A02"/>
    <w:rsid w:val="0085634B"/>
    <w:rsid w:val="008634AB"/>
    <w:rsid w:val="008639FB"/>
    <w:rsid w:val="00864054"/>
    <w:rsid w:val="008646D9"/>
    <w:rsid w:val="00864840"/>
    <w:rsid w:val="00865831"/>
    <w:rsid w:val="0086593D"/>
    <w:rsid w:val="00870014"/>
    <w:rsid w:val="00871714"/>
    <w:rsid w:val="00871C36"/>
    <w:rsid w:val="00873F0A"/>
    <w:rsid w:val="00874F35"/>
    <w:rsid w:val="0087637E"/>
    <w:rsid w:val="00877C97"/>
    <w:rsid w:val="00881C5E"/>
    <w:rsid w:val="008823E3"/>
    <w:rsid w:val="00882853"/>
    <w:rsid w:val="00882A35"/>
    <w:rsid w:val="00882C8E"/>
    <w:rsid w:val="00885260"/>
    <w:rsid w:val="00886E50"/>
    <w:rsid w:val="008874A7"/>
    <w:rsid w:val="00887E00"/>
    <w:rsid w:val="00887F07"/>
    <w:rsid w:val="0089075B"/>
    <w:rsid w:val="00890C13"/>
    <w:rsid w:val="00893359"/>
    <w:rsid w:val="008940DC"/>
    <w:rsid w:val="0089422F"/>
    <w:rsid w:val="00896664"/>
    <w:rsid w:val="00896AFC"/>
    <w:rsid w:val="00897460"/>
    <w:rsid w:val="008A1201"/>
    <w:rsid w:val="008A12AF"/>
    <w:rsid w:val="008A1A04"/>
    <w:rsid w:val="008A5E38"/>
    <w:rsid w:val="008A6068"/>
    <w:rsid w:val="008A6AB1"/>
    <w:rsid w:val="008A784A"/>
    <w:rsid w:val="008B0C1F"/>
    <w:rsid w:val="008B0D5E"/>
    <w:rsid w:val="008B24FF"/>
    <w:rsid w:val="008B32BD"/>
    <w:rsid w:val="008B40E9"/>
    <w:rsid w:val="008B4EE5"/>
    <w:rsid w:val="008B594C"/>
    <w:rsid w:val="008B6295"/>
    <w:rsid w:val="008C5FAB"/>
    <w:rsid w:val="008D027C"/>
    <w:rsid w:val="008D111A"/>
    <w:rsid w:val="008D2589"/>
    <w:rsid w:val="008D37A9"/>
    <w:rsid w:val="008D4C76"/>
    <w:rsid w:val="008D540E"/>
    <w:rsid w:val="008D5D06"/>
    <w:rsid w:val="008D6312"/>
    <w:rsid w:val="008D6975"/>
    <w:rsid w:val="008E01FF"/>
    <w:rsid w:val="008E0E8C"/>
    <w:rsid w:val="008E17DA"/>
    <w:rsid w:val="008E1A40"/>
    <w:rsid w:val="008E1E0E"/>
    <w:rsid w:val="008E5F0C"/>
    <w:rsid w:val="008E648C"/>
    <w:rsid w:val="008F070F"/>
    <w:rsid w:val="008F1E79"/>
    <w:rsid w:val="008F2293"/>
    <w:rsid w:val="008F41C8"/>
    <w:rsid w:val="008F5DB0"/>
    <w:rsid w:val="008F72FC"/>
    <w:rsid w:val="00900748"/>
    <w:rsid w:val="00900BB6"/>
    <w:rsid w:val="00901DBE"/>
    <w:rsid w:val="00906DC4"/>
    <w:rsid w:val="0091117E"/>
    <w:rsid w:val="00911F77"/>
    <w:rsid w:val="00912685"/>
    <w:rsid w:val="00912C07"/>
    <w:rsid w:val="00912C8B"/>
    <w:rsid w:val="00912D88"/>
    <w:rsid w:val="009158B8"/>
    <w:rsid w:val="00916439"/>
    <w:rsid w:val="009168F0"/>
    <w:rsid w:val="0091698A"/>
    <w:rsid w:val="0091726C"/>
    <w:rsid w:val="00917292"/>
    <w:rsid w:val="00917377"/>
    <w:rsid w:val="00917702"/>
    <w:rsid w:val="00917E19"/>
    <w:rsid w:val="0092348E"/>
    <w:rsid w:val="00923E79"/>
    <w:rsid w:val="00924F94"/>
    <w:rsid w:val="009250D9"/>
    <w:rsid w:val="0092558D"/>
    <w:rsid w:val="009260E9"/>
    <w:rsid w:val="0092631D"/>
    <w:rsid w:val="00926611"/>
    <w:rsid w:val="009275F4"/>
    <w:rsid w:val="009311EC"/>
    <w:rsid w:val="009311F1"/>
    <w:rsid w:val="009326A1"/>
    <w:rsid w:val="00932D16"/>
    <w:rsid w:val="00933C3D"/>
    <w:rsid w:val="00935CD6"/>
    <w:rsid w:val="00936D5E"/>
    <w:rsid w:val="00937174"/>
    <w:rsid w:val="00937605"/>
    <w:rsid w:val="00943AAC"/>
    <w:rsid w:val="009473B9"/>
    <w:rsid w:val="0095067B"/>
    <w:rsid w:val="00954249"/>
    <w:rsid w:val="00954F68"/>
    <w:rsid w:val="00955C22"/>
    <w:rsid w:val="00955D93"/>
    <w:rsid w:val="00955F35"/>
    <w:rsid w:val="00956931"/>
    <w:rsid w:val="00957794"/>
    <w:rsid w:val="009604E1"/>
    <w:rsid w:val="0096107D"/>
    <w:rsid w:val="00961B30"/>
    <w:rsid w:val="00962E10"/>
    <w:rsid w:val="00963428"/>
    <w:rsid w:val="0096345A"/>
    <w:rsid w:val="00963EF7"/>
    <w:rsid w:val="00964408"/>
    <w:rsid w:val="0096581A"/>
    <w:rsid w:val="00965EBE"/>
    <w:rsid w:val="0096628D"/>
    <w:rsid w:val="009670FC"/>
    <w:rsid w:val="00970394"/>
    <w:rsid w:val="00973995"/>
    <w:rsid w:val="00980FE0"/>
    <w:rsid w:val="0098217A"/>
    <w:rsid w:val="0098285D"/>
    <w:rsid w:val="00982C2D"/>
    <w:rsid w:val="009843FB"/>
    <w:rsid w:val="009847AA"/>
    <w:rsid w:val="00985516"/>
    <w:rsid w:val="00990B4E"/>
    <w:rsid w:val="00991F83"/>
    <w:rsid w:val="009932D1"/>
    <w:rsid w:val="00993533"/>
    <w:rsid w:val="00995A76"/>
    <w:rsid w:val="00995DB2"/>
    <w:rsid w:val="009A0C1D"/>
    <w:rsid w:val="009A17D4"/>
    <w:rsid w:val="009A2BC9"/>
    <w:rsid w:val="009A49DB"/>
    <w:rsid w:val="009A5926"/>
    <w:rsid w:val="009A5FD8"/>
    <w:rsid w:val="009A741C"/>
    <w:rsid w:val="009B0592"/>
    <w:rsid w:val="009B0D55"/>
    <w:rsid w:val="009B11D4"/>
    <w:rsid w:val="009B383B"/>
    <w:rsid w:val="009B3EDD"/>
    <w:rsid w:val="009B44CB"/>
    <w:rsid w:val="009B475B"/>
    <w:rsid w:val="009B4926"/>
    <w:rsid w:val="009B6D0C"/>
    <w:rsid w:val="009B7015"/>
    <w:rsid w:val="009B7954"/>
    <w:rsid w:val="009C0B87"/>
    <w:rsid w:val="009C0C0E"/>
    <w:rsid w:val="009C0F78"/>
    <w:rsid w:val="009C1AD8"/>
    <w:rsid w:val="009C32B5"/>
    <w:rsid w:val="009C46F4"/>
    <w:rsid w:val="009C4E02"/>
    <w:rsid w:val="009C5EAC"/>
    <w:rsid w:val="009C5ED9"/>
    <w:rsid w:val="009C6EC0"/>
    <w:rsid w:val="009C7101"/>
    <w:rsid w:val="009D2448"/>
    <w:rsid w:val="009D3C31"/>
    <w:rsid w:val="009D448D"/>
    <w:rsid w:val="009D4D26"/>
    <w:rsid w:val="009D4F4E"/>
    <w:rsid w:val="009D7D67"/>
    <w:rsid w:val="009E0285"/>
    <w:rsid w:val="009E1239"/>
    <w:rsid w:val="009E1591"/>
    <w:rsid w:val="009E1B38"/>
    <w:rsid w:val="009E7ABC"/>
    <w:rsid w:val="009F135D"/>
    <w:rsid w:val="009F3449"/>
    <w:rsid w:val="009F3A98"/>
    <w:rsid w:val="009F4581"/>
    <w:rsid w:val="009F641D"/>
    <w:rsid w:val="009F66B5"/>
    <w:rsid w:val="00A006FA"/>
    <w:rsid w:val="00A009E1"/>
    <w:rsid w:val="00A02203"/>
    <w:rsid w:val="00A02360"/>
    <w:rsid w:val="00A03F04"/>
    <w:rsid w:val="00A04F40"/>
    <w:rsid w:val="00A0526C"/>
    <w:rsid w:val="00A06D47"/>
    <w:rsid w:val="00A07F1D"/>
    <w:rsid w:val="00A10944"/>
    <w:rsid w:val="00A11717"/>
    <w:rsid w:val="00A11F69"/>
    <w:rsid w:val="00A128F2"/>
    <w:rsid w:val="00A1388B"/>
    <w:rsid w:val="00A13A99"/>
    <w:rsid w:val="00A14B5D"/>
    <w:rsid w:val="00A162DF"/>
    <w:rsid w:val="00A17645"/>
    <w:rsid w:val="00A2064F"/>
    <w:rsid w:val="00A21287"/>
    <w:rsid w:val="00A21D6C"/>
    <w:rsid w:val="00A22C79"/>
    <w:rsid w:val="00A235B8"/>
    <w:rsid w:val="00A247FA"/>
    <w:rsid w:val="00A251A1"/>
    <w:rsid w:val="00A2625D"/>
    <w:rsid w:val="00A26C06"/>
    <w:rsid w:val="00A26CA3"/>
    <w:rsid w:val="00A271E6"/>
    <w:rsid w:val="00A27D8A"/>
    <w:rsid w:val="00A31BF3"/>
    <w:rsid w:val="00A3362A"/>
    <w:rsid w:val="00A35D1B"/>
    <w:rsid w:val="00A36685"/>
    <w:rsid w:val="00A36EC4"/>
    <w:rsid w:val="00A40058"/>
    <w:rsid w:val="00A4137B"/>
    <w:rsid w:val="00A41E53"/>
    <w:rsid w:val="00A43346"/>
    <w:rsid w:val="00A44853"/>
    <w:rsid w:val="00A52A7F"/>
    <w:rsid w:val="00A52E81"/>
    <w:rsid w:val="00A56A35"/>
    <w:rsid w:val="00A62E62"/>
    <w:rsid w:val="00A6520A"/>
    <w:rsid w:val="00A65C3C"/>
    <w:rsid w:val="00A671DA"/>
    <w:rsid w:val="00A67E5A"/>
    <w:rsid w:val="00A70448"/>
    <w:rsid w:val="00A7069B"/>
    <w:rsid w:val="00A70C85"/>
    <w:rsid w:val="00A7183B"/>
    <w:rsid w:val="00A71BA1"/>
    <w:rsid w:val="00A7359A"/>
    <w:rsid w:val="00A74884"/>
    <w:rsid w:val="00A7621B"/>
    <w:rsid w:val="00A8004B"/>
    <w:rsid w:val="00A80A1A"/>
    <w:rsid w:val="00A81247"/>
    <w:rsid w:val="00A81FF6"/>
    <w:rsid w:val="00A829A3"/>
    <w:rsid w:val="00A85DC3"/>
    <w:rsid w:val="00A870C3"/>
    <w:rsid w:val="00A908EE"/>
    <w:rsid w:val="00A90E41"/>
    <w:rsid w:val="00A91377"/>
    <w:rsid w:val="00A91B42"/>
    <w:rsid w:val="00A9229E"/>
    <w:rsid w:val="00A9655E"/>
    <w:rsid w:val="00A96B23"/>
    <w:rsid w:val="00A96E9C"/>
    <w:rsid w:val="00A97121"/>
    <w:rsid w:val="00AA1389"/>
    <w:rsid w:val="00AA41C7"/>
    <w:rsid w:val="00AA475A"/>
    <w:rsid w:val="00AA588F"/>
    <w:rsid w:val="00AB6C33"/>
    <w:rsid w:val="00AB7FBD"/>
    <w:rsid w:val="00AC02C0"/>
    <w:rsid w:val="00AC0726"/>
    <w:rsid w:val="00AC16A0"/>
    <w:rsid w:val="00AC18B4"/>
    <w:rsid w:val="00AC200C"/>
    <w:rsid w:val="00AC2666"/>
    <w:rsid w:val="00AC3475"/>
    <w:rsid w:val="00AC374F"/>
    <w:rsid w:val="00AC5E01"/>
    <w:rsid w:val="00AC62B0"/>
    <w:rsid w:val="00AD0667"/>
    <w:rsid w:val="00AD1B91"/>
    <w:rsid w:val="00AD21E7"/>
    <w:rsid w:val="00AD25F8"/>
    <w:rsid w:val="00AD274F"/>
    <w:rsid w:val="00AD3902"/>
    <w:rsid w:val="00AD498C"/>
    <w:rsid w:val="00AD5C0C"/>
    <w:rsid w:val="00AD7508"/>
    <w:rsid w:val="00AE35FF"/>
    <w:rsid w:val="00AE371C"/>
    <w:rsid w:val="00AE3A58"/>
    <w:rsid w:val="00AE3EBC"/>
    <w:rsid w:val="00AE4379"/>
    <w:rsid w:val="00AE497C"/>
    <w:rsid w:val="00AE74FB"/>
    <w:rsid w:val="00AE7F63"/>
    <w:rsid w:val="00AF0601"/>
    <w:rsid w:val="00AF1241"/>
    <w:rsid w:val="00AF3EBA"/>
    <w:rsid w:val="00AF4BFB"/>
    <w:rsid w:val="00AF52FB"/>
    <w:rsid w:val="00AF78CB"/>
    <w:rsid w:val="00AF7A43"/>
    <w:rsid w:val="00B020D3"/>
    <w:rsid w:val="00B0373E"/>
    <w:rsid w:val="00B0461A"/>
    <w:rsid w:val="00B0505E"/>
    <w:rsid w:val="00B05A7E"/>
    <w:rsid w:val="00B05C7F"/>
    <w:rsid w:val="00B077D0"/>
    <w:rsid w:val="00B10A5E"/>
    <w:rsid w:val="00B11135"/>
    <w:rsid w:val="00B11355"/>
    <w:rsid w:val="00B11B66"/>
    <w:rsid w:val="00B11BA8"/>
    <w:rsid w:val="00B12899"/>
    <w:rsid w:val="00B130BF"/>
    <w:rsid w:val="00B15D99"/>
    <w:rsid w:val="00B15FA4"/>
    <w:rsid w:val="00B16B7D"/>
    <w:rsid w:val="00B2061E"/>
    <w:rsid w:val="00B21415"/>
    <w:rsid w:val="00B22360"/>
    <w:rsid w:val="00B237F0"/>
    <w:rsid w:val="00B24638"/>
    <w:rsid w:val="00B263D7"/>
    <w:rsid w:val="00B26A6E"/>
    <w:rsid w:val="00B26EFB"/>
    <w:rsid w:val="00B275DE"/>
    <w:rsid w:val="00B33FBC"/>
    <w:rsid w:val="00B36DFF"/>
    <w:rsid w:val="00B37018"/>
    <w:rsid w:val="00B41C4A"/>
    <w:rsid w:val="00B4254F"/>
    <w:rsid w:val="00B43D49"/>
    <w:rsid w:val="00B44607"/>
    <w:rsid w:val="00B44C00"/>
    <w:rsid w:val="00B478C4"/>
    <w:rsid w:val="00B501EB"/>
    <w:rsid w:val="00B50E99"/>
    <w:rsid w:val="00B51944"/>
    <w:rsid w:val="00B52CF7"/>
    <w:rsid w:val="00B545D0"/>
    <w:rsid w:val="00B57F8D"/>
    <w:rsid w:val="00B6032D"/>
    <w:rsid w:val="00B60C2C"/>
    <w:rsid w:val="00B62112"/>
    <w:rsid w:val="00B648AF"/>
    <w:rsid w:val="00B64A40"/>
    <w:rsid w:val="00B65A4A"/>
    <w:rsid w:val="00B65A55"/>
    <w:rsid w:val="00B65EB3"/>
    <w:rsid w:val="00B67A90"/>
    <w:rsid w:val="00B711EA"/>
    <w:rsid w:val="00B71B0A"/>
    <w:rsid w:val="00B71F4C"/>
    <w:rsid w:val="00B7217B"/>
    <w:rsid w:val="00B7358E"/>
    <w:rsid w:val="00B74BC0"/>
    <w:rsid w:val="00B75AA4"/>
    <w:rsid w:val="00B769B9"/>
    <w:rsid w:val="00B77588"/>
    <w:rsid w:val="00B80193"/>
    <w:rsid w:val="00B80562"/>
    <w:rsid w:val="00B82780"/>
    <w:rsid w:val="00B82F83"/>
    <w:rsid w:val="00B83A06"/>
    <w:rsid w:val="00B83ABD"/>
    <w:rsid w:val="00B84B6F"/>
    <w:rsid w:val="00B85A78"/>
    <w:rsid w:val="00B878EB"/>
    <w:rsid w:val="00B92713"/>
    <w:rsid w:val="00B932EE"/>
    <w:rsid w:val="00B941A8"/>
    <w:rsid w:val="00B95BC8"/>
    <w:rsid w:val="00B96778"/>
    <w:rsid w:val="00B9784F"/>
    <w:rsid w:val="00B9785F"/>
    <w:rsid w:val="00B97CD7"/>
    <w:rsid w:val="00BA0D4B"/>
    <w:rsid w:val="00BA1E01"/>
    <w:rsid w:val="00BA3FB2"/>
    <w:rsid w:val="00BA4BB6"/>
    <w:rsid w:val="00BA4F65"/>
    <w:rsid w:val="00BB047A"/>
    <w:rsid w:val="00BB05E1"/>
    <w:rsid w:val="00BB0D86"/>
    <w:rsid w:val="00BB0FBD"/>
    <w:rsid w:val="00BB1102"/>
    <w:rsid w:val="00BB1D3E"/>
    <w:rsid w:val="00BB4096"/>
    <w:rsid w:val="00BB6A1B"/>
    <w:rsid w:val="00BB6FE3"/>
    <w:rsid w:val="00BC211B"/>
    <w:rsid w:val="00BC214F"/>
    <w:rsid w:val="00BC251E"/>
    <w:rsid w:val="00BC33A8"/>
    <w:rsid w:val="00BC4A37"/>
    <w:rsid w:val="00BC4C4F"/>
    <w:rsid w:val="00BC5DC5"/>
    <w:rsid w:val="00BD0143"/>
    <w:rsid w:val="00BD03A4"/>
    <w:rsid w:val="00BD15F3"/>
    <w:rsid w:val="00BD2B51"/>
    <w:rsid w:val="00BD2FEC"/>
    <w:rsid w:val="00BD734B"/>
    <w:rsid w:val="00BE2320"/>
    <w:rsid w:val="00BE2957"/>
    <w:rsid w:val="00BE3A0E"/>
    <w:rsid w:val="00BE3B55"/>
    <w:rsid w:val="00BE6AD2"/>
    <w:rsid w:val="00BE79A9"/>
    <w:rsid w:val="00BF094C"/>
    <w:rsid w:val="00BF4131"/>
    <w:rsid w:val="00BF6102"/>
    <w:rsid w:val="00BF6E16"/>
    <w:rsid w:val="00BF77AC"/>
    <w:rsid w:val="00C02AE0"/>
    <w:rsid w:val="00C03F71"/>
    <w:rsid w:val="00C04566"/>
    <w:rsid w:val="00C046A0"/>
    <w:rsid w:val="00C054AF"/>
    <w:rsid w:val="00C05DB7"/>
    <w:rsid w:val="00C0704E"/>
    <w:rsid w:val="00C1368F"/>
    <w:rsid w:val="00C144E3"/>
    <w:rsid w:val="00C14905"/>
    <w:rsid w:val="00C15028"/>
    <w:rsid w:val="00C15381"/>
    <w:rsid w:val="00C2112C"/>
    <w:rsid w:val="00C2192C"/>
    <w:rsid w:val="00C21ED1"/>
    <w:rsid w:val="00C23574"/>
    <w:rsid w:val="00C23BAD"/>
    <w:rsid w:val="00C24AB0"/>
    <w:rsid w:val="00C257AF"/>
    <w:rsid w:val="00C26FAD"/>
    <w:rsid w:val="00C27C0A"/>
    <w:rsid w:val="00C3165D"/>
    <w:rsid w:val="00C32ED0"/>
    <w:rsid w:val="00C342E2"/>
    <w:rsid w:val="00C3487B"/>
    <w:rsid w:val="00C3794C"/>
    <w:rsid w:val="00C402FE"/>
    <w:rsid w:val="00C406FE"/>
    <w:rsid w:val="00C41352"/>
    <w:rsid w:val="00C43825"/>
    <w:rsid w:val="00C45061"/>
    <w:rsid w:val="00C454FF"/>
    <w:rsid w:val="00C51AAD"/>
    <w:rsid w:val="00C51C4E"/>
    <w:rsid w:val="00C546C9"/>
    <w:rsid w:val="00C54AB1"/>
    <w:rsid w:val="00C55670"/>
    <w:rsid w:val="00C55AC2"/>
    <w:rsid w:val="00C56F1B"/>
    <w:rsid w:val="00C61EA1"/>
    <w:rsid w:val="00C630F8"/>
    <w:rsid w:val="00C641EB"/>
    <w:rsid w:val="00C6535F"/>
    <w:rsid w:val="00C658B3"/>
    <w:rsid w:val="00C65EAD"/>
    <w:rsid w:val="00C66BB9"/>
    <w:rsid w:val="00C66D56"/>
    <w:rsid w:val="00C67FD6"/>
    <w:rsid w:val="00C70C60"/>
    <w:rsid w:val="00C711FE"/>
    <w:rsid w:val="00C7156D"/>
    <w:rsid w:val="00C719D5"/>
    <w:rsid w:val="00C71D06"/>
    <w:rsid w:val="00C734EF"/>
    <w:rsid w:val="00C73BC5"/>
    <w:rsid w:val="00C73DD6"/>
    <w:rsid w:val="00C76AA9"/>
    <w:rsid w:val="00C8067B"/>
    <w:rsid w:val="00C81340"/>
    <w:rsid w:val="00C8296C"/>
    <w:rsid w:val="00C83EBC"/>
    <w:rsid w:val="00C85EC9"/>
    <w:rsid w:val="00C90416"/>
    <w:rsid w:val="00C90863"/>
    <w:rsid w:val="00C90970"/>
    <w:rsid w:val="00C912D1"/>
    <w:rsid w:val="00C9229B"/>
    <w:rsid w:val="00C930AF"/>
    <w:rsid w:val="00C93225"/>
    <w:rsid w:val="00C93BEA"/>
    <w:rsid w:val="00C94876"/>
    <w:rsid w:val="00C94E4D"/>
    <w:rsid w:val="00C97E96"/>
    <w:rsid w:val="00CA416E"/>
    <w:rsid w:val="00CA445C"/>
    <w:rsid w:val="00CA4A9A"/>
    <w:rsid w:val="00CA5887"/>
    <w:rsid w:val="00CA6A1F"/>
    <w:rsid w:val="00CA6F32"/>
    <w:rsid w:val="00CB18D2"/>
    <w:rsid w:val="00CB1AFF"/>
    <w:rsid w:val="00CB1BD8"/>
    <w:rsid w:val="00CB3107"/>
    <w:rsid w:val="00CB6D37"/>
    <w:rsid w:val="00CB7CEC"/>
    <w:rsid w:val="00CC1E14"/>
    <w:rsid w:val="00CC1E37"/>
    <w:rsid w:val="00CC1EBE"/>
    <w:rsid w:val="00CC24CD"/>
    <w:rsid w:val="00CC26DC"/>
    <w:rsid w:val="00CC5651"/>
    <w:rsid w:val="00CC7D12"/>
    <w:rsid w:val="00CD08CE"/>
    <w:rsid w:val="00CD0910"/>
    <w:rsid w:val="00CD129F"/>
    <w:rsid w:val="00CD3053"/>
    <w:rsid w:val="00CD3FDA"/>
    <w:rsid w:val="00CD4A7A"/>
    <w:rsid w:val="00CD5B13"/>
    <w:rsid w:val="00CD622E"/>
    <w:rsid w:val="00CD6AC7"/>
    <w:rsid w:val="00CE0536"/>
    <w:rsid w:val="00CE0657"/>
    <w:rsid w:val="00CE08DC"/>
    <w:rsid w:val="00CE0EC4"/>
    <w:rsid w:val="00CE0FE0"/>
    <w:rsid w:val="00CE1E69"/>
    <w:rsid w:val="00CE3EF7"/>
    <w:rsid w:val="00CE4024"/>
    <w:rsid w:val="00CE4E08"/>
    <w:rsid w:val="00CE68A9"/>
    <w:rsid w:val="00CE7B91"/>
    <w:rsid w:val="00CF0575"/>
    <w:rsid w:val="00CF22B6"/>
    <w:rsid w:val="00CF27DD"/>
    <w:rsid w:val="00CF2FC0"/>
    <w:rsid w:val="00CF652C"/>
    <w:rsid w:val="00CF6645"/>
    <w:rsid w:val="00D00618"/>
    <w:rsid w:val="00D030D6"/>
    <w:rsid w:val="00D042E6"/>
    <w:rsid w:val="00D102AF"/>
    <w:rsid w:val="00D1228F"/>
    <w:rsid w:val="00D15A09"/>
    <w:rsid w:val="00D15B2F"/>
    <w:rsid w:val="00D1640C"/>
    <w:rsid w:val="00D1690D"/>
    <w:rsid w:val="00D204A0"/>
    <w:rsid w:val="00D21F7D"/>
    <w:rsid w:val="00D23729"/>
    <w:rsid w:val="00D23AF9"/>
    <w:rsid w:val="00D25206"/>
    <w:rsid w:val="00D26D19"/>
    <w:rsid w:val="00D278D9"/>
    <w:rsid w:val="00D3140C"/>
    <w:rsid w:val="00D31D94"/>
    <w:rsid w:val="00D31FD5"/>
    <w:rsid w:val="00D324E4"/>
    <w:rsid w:val="00D32711"/>
    <w:rsid w:val="00D32DAB"/>
    <w:rsid w:val="00D357EA"/>
    <w:rsid w:val="00D35820"/>
    <w:rsid w:val="00D35A08"/>
    <w:rsid w:val="00D41F53"/>
    <w:rsid w:val="00D4325F"/>
    <w:rsid w:val="00D433DF"/>
    <w:rsid w:val="00D4447F"/>
    <w:rsid w:val="00D50559"/>
    <w:rsid w:val="00D50CC4"/>
    <w:rsid w:val="00D50EBA"/>
    <w:rsid w:val="00D5301F"/>
    <w:rsid w:val="00D5481F"/>
    <w:rsid w:val="00D55441"/>
    <w:rsid w:val="00D56D66"/>
    <w:rsid w:val="00D57061"/>
    <w:rsid w:val="00D60EF0"/>
    <w:rsid w:val="00D62509"/>
    <w:rsid w:val="00D63E1E"/>
    <w:rsid w:val="00D640CB"/>
    <w:rsid w:val="00D6505F"/>
    <w:rsid w:val="00D65290"/>
    <w:rsid w:val="00D66230"/>
    <w:rsid w:val="00D668DD"/>
    <w:rsid w:val="00D66D8A"/>
    <w:rsid w:val="00D67CE1"/>
    <w:rsid w:val="00D70904"/>
    <w:rsid w:val="00D713CA"/>
    <w:rsid w:val="00D714DD"/>
    <w:rsid w:val="00D7212E"/>
    <w:rsid w:val="00D722A4"/>
    <w:rsid w:val="00D758C5"/>
    <w:rsid w:val="00D75BC6"/>
    <w:rsid w:val="00D75DE1"/>
    <w:rsid w:val="00D7642D"/>
    <w:rsid w:val="00D76ADB"/>
    <w:rsid w:val="00D771C7"/>
    <w:rsid w:val="00D77920"/>
    <w:rsid w:val="00D82385"/>
    <w:rsid w:val="00D82543"/>
    <w:rsid w:val="00D83C61"/>
    <w:rsid w:val="00D86980"/>
    <w:rsid w:val="00D874E4"/>
    <w:rsid w:val="00D87FFC"/>
    <w:rsid w:val="00D90267"/>
    <w:rsid w:val="00D90ACC"/>
    <w:rsid w:val="00D90BB4"/>
    <w:rsid w:val="00D90C9F"/>
    <w:rsid w:val="00D91370"/>
    <w:rsid w:val="00D94560"/>
    <w:rsid w:val="00D94AC4"/>
    <w:rsid w:val="00D97AB2"/>
    <w:rsid w:val="00DA2B25"/>
    <w:rsid w:val="00DA4A9D"/>
    <w:rsid w:val="00DA4CEE"/>
    <w:rsid w:val="00DA54F0"/>
    <w:rsid w:val="00DA5AA4"/>
    <w:rsid w:val="00DA67A9"/>
    <w:rsid w:val="00DA6C3B"/>
    <w:rsid w:val="00DA75F8"/>
    <w:rsid w:val="00DA7774"/>
    <w:rsid w:val="00DA7E0C"/>
    <w:rsid w:val="00DB16A3"/>
    <w:rsid w:val="00DB2EED"/>
    <w:rsid w:val="00DB49EB"/>
    <w:rsid w:val="00DB57E3"/>
    <w:rsid w:val="00DB5C0A"/>
    <w:rsid w:val="00DB7F20"/>
    <w:rsid w:val="00DC2434"/>
    <w:rsid w:val="00DC473F"/>
    <w:rsid w:val="00DC49BF"/>
    <w:rsid w:val="00DC6720"/>
    <w:rsid w:val="00DC7A06"/>
    <w:rsid w:val="00DD01E1"/>
    <w:rsid w:val="00DD08AF"/>
    <w:rsid w:val="00DD10BF"/>
    <w:rsid w:val="00DD1EA1"/>
    <w:rsid w:val="00DD228A"/>
    <w:rsid w:val="00DD2737"/>
    <w:rsid w:val="00DD286A"/>
    <w:rsid w:val="00DD39B0"/>
    <w:rsid w:val="00DD3BED"/>
    <w:rsid w:val="00DD6931"/>
    <w:rsid w:val="00DD7A9C"/>
    <w:rsid w:val="00DE1D88"/>
    <w:rsid w:val="00DE1EDE"/>
    <w:rsid w:val="00DE2C62"/>
    <w:rsid w:val="00DE32AD"/>
    <w:rsid w:val="00DE3F60"/>
    <w:rsid w:val="00DE54B9"/>
    <w:rsid w:val="00DE7642"/>
    <w:rsid w:val="00DE7C71"/>
    <w:rsid w:val="00DE7D70"/>
    <w:rsid w:val="00DF036D"/>
    <w:rsid w:val="00DF0413"/>
    <w:rsid w:val="00DF15D9"/>
    <w:rsid w:val="00DF1EDF"/>
    <w:rsid w:val="00DF1FCA"/>
    <w:rsid w:val="00DF2B60"/>
    <w:rsid w:val="00DF35E3"/>
    <w:rsid w:val="00DF3739"/>
    <w:rsid w:val="00DF4263"/>
    <w:rsid w:val="00DF4ADC"/>
    <w:rsid w:val="00DF71EB"/>
    <w:rsid w:val="00E03C8C"/>
    <w:rsid w:val="00E04528"/>
    <w:rsid w:val="00E04E0B"/>
    <w:rsid w:val="00E05BD9"/>
    <w:rsid w:val="00E05C84"/>
    <w:rsid w:val="00E05E32"/>
    <w:rsid w:val="00E064E1"/>
    <w:rsid w:val="00E10F34"/>
    <w:rsid w:val="00E13180"/>
    <w:rsid w:val="00E132B0"/>
    <w:rsid w:val="00E1490E"/>
    <w:rsid w:val="00E14B83"/>
    <w:rsid w:val="00E152CB"/>
    <w:rsid w:val="00E160B7"/>
    <w:rsid w:val="00E20080"/>
    <w:rsid w:val="00E21625"/>
    <w:rsid w:val="00E228E3"/>
    <w:rsid w:val="00E22B5D"/>
    <w:rsid w:val="00E23B7B"/>
    <w:rsid w:val="00E2451C"/>
    <w:rsid w:val="00E24721"/>
    <w:rsid w:val="00E24E53"/>
    <w:rsid w:val="00E31084"/>
    <w:rsid w:val="00E310B2"/>
    <w:rsid w:val="00E3158E"/>
    <w:rsid w:val="00E31630"/>
    <w:rsid w:val="00E316A0"/>
    <w:rsid w:val="00E343F9"/>
    <w:rsid w:val="00E35459"/>
    <w:rsid w:val="00E40D22"/>
    <w:rsid w:val="00E427A7"/>
    <w:rsid w:val="00E4385C"/>
    <w:rsid w:val="00E43F8A"/>
    <w:rsid w:val="00E4467D"/>
    <w:rsid w:val="00E47E36"/>
    <w:rsid w:val="00E50002"/>
    <w:rsid w:val="00E52DA6"/>
    <w:rsid w:val="00E532CE"/>
    <w:rsid w:val="00E55B8D"/>
    <w:rsid w:val="00E57A71"/>
    <w:rsid w:val="00E57CA4"/>
    <w:rsid w:val="00E60135"/>
    <w:rsid w:val="00E61F12"/>
    <w:rsid w:val="00E62E0E"/>
    <w:rsid w:val="00E665F6"/>
    <w:rsid w:val="00E66FB7"/>
    <w:rsid w:val="00E677B4"/>
    <w:rsid w:val="00E71A25"/>
    <w:rsid w:val="00E73512"/>
    <w:rsid w:val="00E736ED"/>
    <w:rsid w:val="00E74E01"/>
    <w:rsid w:val="00E7500B"/>
    <w:rsid w:val="00E75A87"/>
    <w:rsid w:val="00E76B31"/>
    <w:rsid w:val="00E81125"/>
    <w:rsid w:val="00E814C2"/>
    <w:rsid w:val="00E82CB6"/>
    <w:rsid w:val="00E83CAD"/>
    <w:rsid w:val="00E86867"/>
    <w:rsid w:val="00E87475"/>
    <w:rsid w:val="00E87AF7"/>
    <w:rsid w:val="00E90C84"/>
    <w:rsid w:val="00E91748"/>
    <w:rsid w:val="00E92333"/>
    <w:rsid w:val="00E92BC7"/>
    <w:rsid w:val="00E94547"/>
    <w:rsid w:val="00E959EA"/>
    <w:rsid w:val="00E97538"/>
    <w:rsid w:val="00EA158A"/>
    <w:rsid w:val="00EA2615"/>
    <w:rsid w:val="00EA356D"/>
    <w:rsid w:val="00EA485F"/>
    <w:rsid w:val="00EA4A8B"/>
    <w:rsid w:val="00EA4F8B"/>
    <w:rsid w:val="00EA6AD6"/>
    <w:rsid w:val="00EA6B1F"/>
    <w:rsid w:val="00EA7894"/>
    <w:rsid w:val="00EB0306"/>
    <w:rsid w:val="00EB255C"/>
    <w:rsid w:val="00EB25B4"/>
    <w:rsid w:val="00EB3481"/>
    <w:rsid w:val="00EB63D5"/>
    <w:rsid w:val="00EC030A"/>
    <w:rsid w:val="00EC19F9"/>
    <w:rsid w:val="00EC20EA"/>
    <w:rsid w:val="00EC37EC"/>
    <w:rsid w:val="00EC3D0C"/>
    <w:rsid w:val="00EC695A"/>
    <w:rsid w:val="00EC6CC2"/>
    <w:rsid w:val="00EC6D29"/>
    <w:rsid w:val="00EC6FE1"/>
    <w:rsid w:val="00EC7908"/>
    <w:rsid w:val="00EE0134"/>
    <w:rsid w:val="00EE02EF"/>
    <w:rsid w:val="00EE0393"/>
    <w:rsid w:val="00EE1B54"/>
    <w:rsid w:val="00EE263D"/>
    <w:rsid w:val="00EE33C8"/>
    <w:rsid w:val="00EE3CA1"/>
    <w:rsid w:val="00EE3CFB"/>
    <w:rsid w:val="00EE4022"/>
    <w:rsid w:val="00EE5B9D"/>
    <w:rsid w:val="00EE70FC"/>
    <w:rsid w:val="00EF00ED"/>
    <w:rsid w:val="00EF1584"/>
    <w:rsid w:val="00EF20FA"/>
    <w:rsid w:val="00EF28C6"/>
    <w:rsid w:val="00EF2AE7"/>
    <w:rsid w:val="00EF3B05"/>
    <w:rsid w:val="00EF5808"/>
    <w:rsid w:val="00EF7AEE"/>
    <w:rsid w:val="00F00673"/>
    <w:rsid w:val="00F00DF7"/>
    <w:rsid w:val="00F00E07"/>
    <w:rsid w:val="00F02857"/>
    <w:rsid w:val="00F02879"/>
    <w:rsid w:val="00F02D4C"/>
    <w:rsid w:val="00F03067"/>
    <w:rsid w:val="00F030B6"/>
    <w:rsid w:val="00F03674"/>
    <w:rsid w:val="00F03ADE"/>
    <w:rsid w:val="00F0400E"/>
    <w:rsid w:val="00F054A6"/>
    <w:rsid w:val="00F057D3"/>
    <w:rsid w:val="00F058EE"/>
    <w:rsid w:val="00F07E24"/>
    <w:rsid w:val="00F114C2"/>
    <w:rsid w:val="00F11851"/>
    <w:rsid w:val="00F12F60"/>
    <w:rsid w:val="00F16ABB"/>
    <w:rsid w:val="00F16E25"/>
    <w:rsid w:val="00F172C5"/>
    <w:rsid w:val="00F17B1B"/>
    <w:rsid w:val="00F2264A"/>
    <w:rsid w:val="00F22846"/>
    <w:rsid w:val="00F239F5"/>
    <w:rsid w:val="00F25462"/>
    <w:rsid w:val="00F27330"/>
    <w:rsid w:val="00F31647"/>
    <w:rsid w:val="00F321F7"/>
    <w:rsid w:val="00F32B82"/>
    <w:rsid w:val="00F32ECB"/>
    <w:rsid w:val="00F33D34"/>
    <w:rsid w:val="00F37D3C"/>
    <w:rsid w:val="00F41268"/>
    <w:rsid w:val="00F41A84"/>
    <w:rsid w:val="00F41AFF"/>
    <w:rsid w:val="00F43C4D"/>
    <w:rsid w:val="00F43CED"/>
    <w:rsid w:val="00F43F6A"/>
    <w:rsid w:val="00F44484"/>
    <w:rsid w:val="00F44FAA"/>
    <w:rsid w:val="00F4572D"/>
    <w:rsid w:val="00F50365"/>
    <w:rsid w:val="00F5204A"/>
    <w:rsid w:val="00F5264A"/>
    <w:rsid w:val="00F5316B"/>
    <w:rsid w:val="00F53A5D"/>
    <w:rsid w:val="00F568A9"/>
    <w:rsid w:val="00F571D3"/>
    <w:rsid w:val="00F61673"/>
    <w:rsid w:val="00F63ADB"/>
    <w:rsid w:val="00F64857"/>
    <w:rsid w:val="00F65931"/>
    <w:rsid w:val="00F66840"/>
    <w:rsid w:val="00F66895"/>
    <w:rsid w:val="00F66EF1"/>
    <w:rsid w:val="00F6788C"/>
    <w:rsid w:val="00F67A41"/>
    <w:rsid w:val="00F70539"/>
    <w:rsid w:val="00F711F4"/>
    <w:rsid w:val="00F72C3B"/>
    <w:rsid w:val="00F733A2"/>
    <w:rsid w:val="00F73D1E"/>
    <w:rsid w:val="00F800E6"/>
    <w:rsid w:val="00F80166"/>
    <w:rsid w:val="00F8187C"/>
    <w:rsid w:val="00F82626"/>
    <w:rsid w:val="00F83E54"/>
    <w:rsid w:val="00F8792E"/>
    <w:rsid w:val="00F87AC1"/>
    <w:rsid w:val="00F90807"/>
    <w:rsid w:val="00F9114E"/>
    <w:rsid w:val="00F91398"/>
    <w:rsid w:val="00F92304"/>
    <w:rsid w:val="00F931A0"/>
    <w:rsid w:val="00F94B6A"/>
    <w:rsid w:val="00F96AF8"/>
    <w:rsid w:val="00FA1DE6"/>
    <w:rsid w:val="00FA26D9"/>
    <w:rsid w:val="00FA3294"/>
    <w:rsid w:val="00FA497A"/>
    <w:rsid w:val="00FA4EA4"/>
    <w:rsid w:val="00FB0B91"/>
    <w:rsid w:val="00FB5A6D"/>
    <w:rsid w:val="00FB6182"/>
    <w:rsid w:val="00FB65A4"/>
    <w:rsid w:val="00FB7BE7"/>
    <w:rsid w:val="00FC0F6B"/>
    <w:rsid w:val="00FC1F9C"/>
    <w:rsid w:val="00FC2089"/>
    <w:rsid w:val="00FC2C8A"/>
    <w:rsid w:val="00FC3240"/>
    <w:rsid w:val="00FC341F"/>
    <w:rsid w:val="00FC37D0"/>
    <w:rsid w:val="00FC5950"/>
    <w:rsid w:val="00FC6242"/>
    <w:rsid w:val="00FC64A1"/>
    <w:rsid w:val="00FD1526"/>
    <w:rsid w:val="00FD16A6"/>
    <w:rsid w:val="00FD4322"/>
    <w:rsid w:val="00FD4C46"/>
    <w:rsid w:val="00FD5256"/>
    <w:rsid w:val="00FD5A14"/>
    <w:rsid w:val="00FD7BAF"/>
    <w:rsid w:val="00FE03D3"/>
    <w:rsid w:val="00FE259D"/>
    <w:rsid w:val="00FE4056"/>
    <w:rsid w:val="00FE4FD3"/>
    <w:rsid w:val="00FE509F"/>
    <w:rsid w:val="00FE5ECC"/>
    <w:rsid w:val="00FE736D"/>
    <w:rsid w:val="00FE7E53"/>
    <w:rsid w:val="00FF0D3D"/>
    <w:rsid w:val="00FF0EF5"/>
    <w:rsid w:val="00FF13FD"/>
    <w:rsid w:val="00FF1CB3"/>
    <w:rsid w:val="00FF5B2E"/>
    <w:rsid w:val="00FF731A"/>
    <w:rsid w:val="00FF73FF"/>
    <w:rsid w:val="00FF7795"/>
    <w:rsid w:val="174A0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7451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01F"/>
  </w:style>
  <w:style w:type="paragraph" w:styleId="Heading1">
    <w:name w:val="heading 1"/>
    <w:basedOn w:val="Normal"/>
    <w:next w:val="Normal"/>
    <w:link w:val="Heading1Char"/>
    <w:uiPriority w:val="9"/>
    <w:qFormat/>
    <w:rsid w:val="00B80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16C"/>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16C"/>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93"/>
    <w:rPr>
      <w:rFonts w:eastAsiaTheme="majorEastAsia" w:cstheme="majorBidi"/>
      <w:color w:val="272727" w:themeColor="text1" w:themeTint="D8"/>
    </w:rPr>
  </w:style>
  <w:style w:type="paragraph" w:styleId="Title">
    <w:name w:val="Title"/>
    <w:basedOn w:val="Normal"/>
    <w:next w:val="Normal"/>
    <w:link w:val="TitleChar"/>
    <w:uiPriority w:val="10"/>
    <w:qFormat/>
    <w:rsid w:val="00B8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93"/>
    <w:pPr>
      <w:spacing w:before="160"/>
      <w:jc w:val="center"/>
    </w:pPr>
    <w:rPr>
      <w:i/>
      <w:iCs/>
      <w:color w:val="404040" w:themeColor="text1" w:themeTint="BF"/>
    </w:rPr>
  </w:style>
  <w:style w:type="character" w:customStyle="1" w:styleId="QuoteChar">
    <w:name w:val="Quote Char"/>
    <w:basedOn w:val="DefaultParagraphFont"/>
    <w:link w:val="Quote"/>
    <w:uiPriority w:val="29"/>
    <w:rsid w:val="00B80193"/>
    <w:rPr>
      <w:i/>
      <w:iCs/>
      <w:color w:val="404040" w:themeColor="text1" w:themeTint="BF"/>
    </w:rPr>
  </w:style>
  <w:style w:type="paragraph" w:styleId="ListParagraph">
    <w:name w:val="List Paragraph"/>
    <w:basedOn w:val="Normal"/>
    <w:uiPriority w:val="34"/>
    <w:qFormat/>
    <w:rsid w:val="00B80193"/>
    <w:pPr>
      <w:ind w:left="720"/>
      <w:contextualSpacing/>
    </w:pPr>
  </w:style>
  <w:style w:type="character" w:styleId="IntenseEmphasis">
    <w:name w:val="Intense Emphasis"/>
    <w:basedOn w:val="DefaultParagraphFont"/>
    <w:uiPriority w:val="21"/>
    <w:qFormat/>
    <w:rsid w:val="00B80193"/>
    <w:rPr>
      <w:i/>
      <w:iCs/>
      <w:color w:val="0F4761" w:themeColor="accent1" w:themeShade="BF"/>
    </w:rPr>
  </w:style>
  <w:style w:type="paragraph" w:styleId="IntenseQuote">
    <w:name w:val="Intense Quote"/>
    <w:basedOn w:val="Normal"/>
    <w:next w:val="Normal"/>
    <w:link w:val="IntenseQuoteChar"/>
    <w:uiPriority w:val="30"/>
    <w:qFormat/>
    <w:rsid w:val="00B8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93"/>
    <w:rPr>
      <w:i/>
      <w:iCs/>
      <w:color w:val="0F4761" w:themeColor="accent1" w:themeShade="BF"/>
    </w:rPr>
  </w:style>
  <w:style w:type="character" w:styleId="IntenseReference">
    <w:name w:val="Intense Reference"/>
    <w:basedOn w:val="DefaultParagraphFont"/>
    <w:uiPriority w:val="32"/>
    <w:qFormat/>
    <w:rsid w:val="00B80193"/>
    <w:rPr>
      <w:b/>
      <w:bCs/>
      <w:smallCaps/>
      <w:color w:val="0F4761" w:themeColor="accent1" w:themeShade="BF"/>
      <w:spacing w:val="5"/>
    </w:rPr>
  </w:style>
  <w:style w:type="paragraph" w:styleId="Header">
    <w:name w:val="header"/>
    <w:basedOn w:val="Normal"/>
    <w:link w:val="HeaderChar"/>
    <w:uiPriority w:val="99"/>
    <w:unhideWhenUsed/>
    <w:rsid w:val="001C2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24D"/>
  </w:style>
  <w:style w:type="paragraph" w:styleId="Footer">
    <w:name w:val="footer"/>
    <w:basedOn w:val="Normal"/>
    <w:link w:val="FooterChar"/>
    <w:uiPriority w:val="99"/>
    <w:unhideWhenUsed/>
    <w:rsid w:val="001C2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24D"/>
  </w:style>
  <w:style w:type="paragraph" w:styleId="HTMLPreformatted">
    <w:name w:val="HTML Preformatted"/>
    <w:basedOn w:val="Normal"/>
    <w:link w:val="HTMLPreformattedChar"/>
    <w:uiPriority w:val="99"/>
    <w:semiHidden/>
    <w:unhideWhenUsed/>
    <w:rsid w:val="00D75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58C5"/>
    <w:rPr>
      <w:rFonts w:ascii="Courier New" w:eastAsia="Times New Roman" w:hAnsi="Courier New" w:cs="Courier New"/>
      <w:kern w:val="0"/>
      <w:sz w:val="20"/>
      <w:szCs w:val="20"/>
      <w14:ligatures w14:val="none"/>
    </w:rPr>
  </w:style>
  <w:style w:type="character" w:customStyle="1" w:styleId="gntyacmbf4b">
    <w:name w:val="gntyacmbf4b"/>
    <w:basedOn w:val="DefaultParagraphFont"/>
    <w:rsid w:val="00D758C5"/>
  </w:style>
  <w:style w:type="character" w:customStyle="1" w:styleId="gntyacmbe3b">
    <w:name w:val="gntyacmbe3b"/>
    <w:basedOn w:val="DefaultParagraphFont"/>
    <w:rsid w:val="00D758C5"/>
  </w:style>
  <w:style w:type="character" w:customStyle="1" w:styleId="gntyacmbo3b">
    <w:name w:val="gntyacmbo3b"/>
    <w:basedOn w:val="DefaultParagraphFont"/>
    <w:rsid w:val="00D758C5"/>
  </w:style>
  <w:style w:type="paragraph" w:styleId="NoSpacing">
    <w:name w:val="No Spacing"/>
    <w:link w:val="NoSpacingChar"/>
    <w:uiPriority w:val="1"/>
    <w:qFormat/>
    <w:rsid w:val="00EF1584"/>
    <w:pPr>
      <w:spacing w:after="0" w:line="240" w:lineRule="auto"/>
    </w:pPr>
  </w:style>
  <w:style w:type="table" w:styleId="TableGrid">
    <w:name w:val="Table Grid"/>
    <w:basedOn w:val="TableNormal"/>
    <w:uiPriority w:val="39"/>
    <w:rsid w:val="009C0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648AF"/>
    <w:pPr>
      <w:autoSpaceDE w:val="0"/>
      <w:autoSpaceDN w:val="0"/>
      <w:adjustRightInd w:val="0"/>
      <w:spacing w:after="0" w:line="240" w:lineRule="auto"/>
    </w:pPr>
    <w:rPr>
      <w:rFonts w:ascii="Arial" w:hAnsi="Arial" w:cs="Arial"/>
      <w:color w:val="000000"/>
      <w:kern w:val="0"/>
      <w:sz w:val="24"/>
      <w:szCs w:val="24"/>
    </w:rPr>
  </w:style>
  <w:style w:type="character" w:customStyle="1" w:styleId="NoSpacingChar">
    <w:name w:val="No Spacing Char"/>
    <w:basedOn w:val="DefaultParagraphFont"/>
    <w:link w:val="NoSpacing"/>
    <w:uiPriority w:val="1"/>
    <w:rsid w:val="00530161"/>
  </w:style>
  <w:style w:type="paragraph" w:styleId="Bibliography">
    <w:name w:val="Bibliography"/>
    <w:basedOn w:val="Normal"/>
    <w:next w:val="Normal"/>
    <w:uiPriority w:val="37"/>
    <w:unhideWhenUsed/>
    <w:rsid w:val="0077145C"/>
  </w:style>
  <w:style w:type="character" w:styleId="Hyperlink">
    <w:name w:val="Hyperlink"/>
    <w:basedOn w:val="DefaultParagraphFont"/>
    <w:uiPriority w:val="99"/>
    <w:unhideWhenUsed/>
    <w:rsid w:val="001F5530"/>
    <w:rPr>
      <w:color w:val="467886" w:themeColor="hyperlink"/>
      <w:u w:val="single"/>
    </w:rPr>
  </w:style>
  <w:style w:type="character" w:styleId="UnresolvedMention">
    <w:name w:val="Unresolved Mention"/>
    <w:basedOn w:val="DefaultParagraphFont"/>
    <w:uiPriority w:val="99"/>
    <w:semiHidden/>
    <w:unhideWhenUsed/>
    <w:rsid w:val="001F5530"/>
    <w:rPr>
      <w:color w:val="605E5C"/>
      <w:shd w:val="clear" w:color="auto" w:fill="E1DFDD"/>
    </w:rPr>
  </w:style>
  <w:style w:type="paragraph" w:styleId="Caption">
    <w:name w:val="caption"/>
    <w:basedOn w:val="Normal"/>
    <w:next w:val="Normal"/>
    <w:uiPriority w:val="35"/>
    <w:unhideWhenUsed/>
    <w:qFormat/>
    <w:rsid w:val="00BC33A8"/>
    <w:pPr>
      <w:spacing w:after="200" w:line="240" w:lineRule="auto"/>
    </w:pPr>
    <w:rPr>
      <w:i/>
      <w:iCs/>
      <w:color w:val="0E2841" w:themeColor="text2"/>
      <w:sz w:val="18"/>
      <w:szCs w:val="18"/>
    </w:rPr>
  </w:style>
  <w:style w:type="paragraph" w:styleId="Revision">
    <w:name w:val="Revision"/>
    <w:hidden/>
    <w:uiPriority w:val="99"/>
    <w:semiHidden/>
    <w:rsid w:val="007D0787"/>
    <w:pPr>
      <w:spacing w:after="0" w:line="240" w:lineRule="auto"/>
    </w:pPr>
  </w:style>
  <w:style w:type="character" w:styleId="FollowedHyperlink">
    <w:name w:val="FollowedHyperlink"/>
    <w:basedOn w:val="DefaultParagraphFont"/>
    <w:uiPriority w:val="99"/>
    <w:semiHidden/>
    <w:unhideWhenUsed/>
    <w:rsid w:val="001F6EFD"/>
    <w:rPr>
      <w:color w:val="96607D" w:themeColor="followedHyperlink"/>
      <w:u w:val="single"/>
    </w:rPr>
  </w:style>
  <w:style w:type="paragraph" w:styleId="NormalWeb">
    <w:name w:val="Normal (Web)"/>
    <w:basedOn w:val="Normal"/>
    <w:uiPriority w:val="99"/>
    <w:semiHidden/>
    <w:unhideWhenUsed/>
    <w:rsid w:val="00E868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92162">
      <w:bodyDiv w:val="1"/>
      <w:marLeft w:val="0"/>
      <w:marRight w:val="0"/>
      <w:marTop w:val="0"/>
      <w:marBottom w:val="0"/>
      <w:divBdr>
        <w:top w:val="none" w:sz="0" w:space="0" w:color="auto"/>
        <w:left w:val="none" w:sz="0" w:space="0" w:color="auto"/>
        <w:bottom w:val="none" w:sz="0" w:space="0" w:color="auto"/>
        <w:right w:val="none" w:sz="0" w:space="0" w:color="auto"/>
      </w:divBdr>
    </w:div>
    <w:div w:id="461576796">
      <w:bodyDiv w:val="1"/>
      <w:marLeft w:val="0"/>
      <w:marRight w:val="0"/>
      <w:marTop w:val="0"/>
      <w:marBottom w:val="0"/>
      <w:divBdr>
        <w:top w:val="none" w:sz="0" w:space="0" w:color="auto"/>
        <w:left w:val="none" w:sz="0" w:space="0" w:color="auto"/>
        <w:bottom w:val="none" w:sz="0" w:space="0" w:color="auto"/>
        <w:right w:val="none" w:sz="0" w:space="0" w:color="auto"/>
      </w:divBdr>
    </w:div>
    <w:div w:id="477961102">
      <w:bodyDiv w:val="1"/>
      <w:marLeft w:val="0"/>
      <w:marRight w:val="0"/>
      <w:marTop w:val="0"/>
      <w:marBottom w:val="0"/>
      <w:divBdr>
        <w:top w:val="none" w:sz="0" w:space="0" w:color="auto"/>
        <w:left w:val="none" w:sz="0" w:space="0" w:color="auto"/>
        <w:bottom w:val="none" w:sz="0" w:space="0" w:color="auto"/>
        <w:right w:val="none" w:sz="0" w:space="0" w:color="auto"/>
      </w:divBdr>
    </w:div>
    <w:div w:id="523247715">
      <w:bodyDiv w:val="1"/>
      <w:marLeft w:val="0"/>
      <w:marRight w:val="0"/>
      <w:marTop w:val="0"/>
      <w:marBottom w:val="0"/>
      <w:divBdr>
        <w:top w:val="none" w:sz="0" w:space="0" w:color="auto"/>
        <w:left w:val="none" w:sz="0" w:space="0" w:color="auto"/>
        <w:bottom w:val="none" w:sz="0" w:space="0" w:color="auto"/>
        <w:right w:val="none" w:sz="0" w:space="0" w:color="auto"/>
      </w:divBdr>
    </w:div>
    <w:div w:id="553394943">
      <w:bodyDiv w:val="1"/>
      <w:marLeft w:val="0"/>
      <w:marRight w:val="0"/>
      <w:marTop w:val="0"/>
      <w:marBottom w:val="0"/>
      <w:divBdr>
        <w:top w:val="none" w:sz="0" w:space="0" w:color="auto"/>
        <w:left w:val="none" w:sz="0" w:space="0" w:color="auto"/>
        <w:bottom w:val="none" w:sz="0" w:space="0" w:color="auto"/>
        <w:right w:val="none" w:sz="0" w:space="0" w:color="auto"/>
      </w:divBdr>
    </w:div>
    <w:div w:id="593512612">
      <w:bodyDiv w:val="1"/>
      <w:marLeft w:val="0"/>
      <w:marRight w:val="0"/>
      <w:marTop w:val="0"/>
      <w:marBottom w:val="0"/>
      <w:divBdr>
        <w:top w:val="none" w:sz="0" w:space="0" w:color="auto"/>
        <w:left w:val="none" w:sz="0" w:space="0" w:color="auto"/>
        <w:bottom w:val="none" w:sz="0" w:space="0" w:color="auto"/>
        <w:right w:val="none" w:sz="0" w:space="0" w:color="auto"/>
      </w:divBdr>
    </w:div>
    <w:div w:id="664208261">
      <w:bodyDiv w:val="1"/>
      <w:marLeft w:val="0"/>
      <w:marRight w:val="0"/>
      <w:marTop w:val="0"/>
      <w:marBottom w:val="0"/>
      <w:divBdr>
        <w:top w:val="none" w:sz="0" w:space="0" w:color="auto"/>
        <w:left w:val="none" w:sz="0" w:space="0" w:color="auto"/>
        <w:bottom w:val="none" w:sz="0" w:space="0" w:color="auto"/>
        <w:right w:val="none" w:sz="0" w:space="0" w:color="auto"/>
      </w:divBdr>
    </w:div>
    <w:div w:id="846096267">
      <w:bodyDiv w:val="1"/>
      <w:marLeft w:val="0"/>
      <w:marRight w:val="0"/>
      <w:marTop w:val="0"/>
      <w:marBottom w:val="0"/>
      <w:divBdr>
        <w:top w:val="none" w:sz="0" w:space="0" w:color="auto"/>
        <w:left w:val="none" w:sz="0" w:space="0" w:color="auto"/>
        <w:bottom w:val="none" w:sz="0" w:space="0" w:color="auto"/>
        <w:right w:val="none" w:sz="0" w:space="0" w:color="auto"/>
      </w:divBdr>
    </w:div>
    <w:div w:id="853375132">
      <w:bodyDiv w:val="1"/>
      <w:marLeft w:val="0"/>
      <w:marRight w:val="0"/>
      <w:marTop w:val="0"/>
      <w:marBottom w:val="0"/>
      <w:divBdr>
        <w:top w:val="none" w:sz="0" w:space="0" w:color="auto"/>
        <w:left w:val="none" w:sz="0" w:space="0" w:color="auto"/>
        <w:bottom w:val="none" w:sz="0" w:space="0" w:color="auto"/>
        <w:right w:val="none" w:sz="0" w:space="0" w:color="auto"/>
      </w:divBdr>
    </w:div>
    <w:div w:id="961157203">
      <w:bodyDiv w:val="1"/>
      <w:marLeft w:val="0"/>
      <w:marRight w:val="0"/>
      <w:marTop w:val="0"/>
      <w:marBottom w:val="0"/>
      <w:divBdr>
        <w:top w:val="none" w:sz="0" w:space="0" w:color="auto"/>
        <w:left w:val="none" w:sz="0" w:space="0" w:color="auto"/>
        <w:bottom w:val="none" w:sz="0" w:space="0" w:color="auto"/>
        <w:right w:val="none" w:sz="0" w:space="0" w:color="auto"/>
      </w:divBdr>
    </w:div>
    <w:div w:id="969823600">
      <w:bodyDiv w:val="1"/>
      <w:marLeft w:val="0"/>
      <w:marRight w:val="0"/>
      <w:marTop w:val="0"/>
      <w:marBottom w:val="0"/>
      <w:divBdr>
        <w:top w:val="none" w:sz="0" w:space="0" w:color="auto"/>
        <w:left w:val="none" w:sz="0" w:space="0" w:color="auto"/>
        <w:bottom w:val="none" w:sz="0" w:space="0" w:color="auto"/>
        <w:right w:val="none" w:sz="0" w:space="0" w:color="auto"/>
      </w:divBdr>
    </w:div>
    <w:div w:id="1080296080">
      <w:bodyDiv w:val="1"/>
      <w:marLeft w:val="0"/>
      <w:marRight w:val="0"/>
      <w:marTop w:val="0"/>
      <w:marBottom w:val="0"/>
      <w:divBdr>
        <w:top w:val="none" w:sz="0" w:space="0" w:color="auto"/>
        <w:left w:val="none" w:sz="0" w:space="0" w:color="auto"/>
        <w:bottom w:val="none" w:sz="0" w:space="0" w:color="auto"/>
        <w:right w:val="none" w:sz="0" w:space="0" w:color="auto"/>
      </w:divBdr>
    </w:div>
    <w:div w:id="1095053520">
      <w:bodyDiv w:val="1"/>
      <w:marLeft w:val="0"/>
      <w:marRight w:val="0"/>
      <w:marTop w:val="0"/>
      <w:marBottom w:val="0"/>
      <w:divBdr>
        <w:top w:val="none" w:sz="0" w:space="0" w:color="auto"/>
        <w:left w:val="none" w:sz="0" w:space="0" w:color="auto"/>
        <w:bottom w:val="none" w:sz="0" w:space="0" w:color="auto"/>
        <w:right w:val="none" w:sz="0" w:space="0" w:color="auto"/>
      </w:divBdr>
    </w:div>
    <w:div w:id="1216309709">
      <w:bodyDiv w:val="1"/>
      <w:marLeft w:val="0"/>
      <w:marRight w:val="0"/>
      <w:marTop w:val="0"/>
      <w:marBottom w:val="0"/>
      <w:divBdr>
        <w:top w:val="none" w:sz="0" w:space="0" w:color="auto"/>
        <w:left w:val="none" w:sz="0" w:space="0" w:color="auto"/>
        <w:bottom w:val="none" w:sz="0" w:space="0" w:color="auto"/>
        <w:right w:val="none" w:sz="0" w:space="0" w:color="auto"/>
      </w:divBdr>
    </w:div>
    <w:div w:id="1485899383">
      <w:bodyDiv w:val="1"/>
      <w:marLeft w:val="0"/>
      <w:marRight w:val="0"/>
      <w:marTop w:val="0"/>
      <w:marBottom w:val="0"/>
      <w:divBdr>
        <w:top w:val="none" w:sz="0" w:space="0" w:color="auto"/>
        <w:left w:val="none" w:sz="0" w:space="0" w:color="auto"/>
        <w:bottom w:val="none" w:sz="0" w:space="0" w:color="auto"/>
        <w:right w:val="none" w:sz="0" w:space="0" w:color="auto"/>
      </w:divBdr>
    </w:div>
    <w:div w:id="1525248142">
      <w:bodyDiv w:val="1"/>
      <w:marLeft w:val="0"/>
      <w:marRight w:val="0"/>
      <w:marTop w:val="0"/>
      <w:marBottom w:val="0"/>
      <w:divBdr>
        <w:top w:val="none" w:sz="0" w:space="0" w:color="auto"/>
        <w:left w:val="none" w:sz="0" w:space="0" w:color="auto"/>
        <w:bottom w:val="none" w:sz="0" w:space="0" w:color="auto"/>
        <w:right w:val="none" w:sz="0" w:space="0" w:color="auto"/>
      </w:divBdr>
    </w:div>
    <w:div w:id="1551961607">
      <w:bodyDiv w:val="1"/>
      <w:marLeft w:val="0"/>
      <w:marRight w:val="0"/>
      <w:marTop w:val="0"/>
      <w:marBottom w:val="0"/>
      <w:divBdr>
        <w:top w:val="none" w:sz="0" w:space="0" w:color="auto"/>
        <w:left w:val="none" w:sz="0" w:space="0" w:color="auto"/>
        <w:bottom w:val="none" w:sz="0" w:space="0" w:color="auto"/>
        <w:right w:val="none" w:sz="0" w:space="0" w:color="auto"/>
      </w:divBdr>
    </w:div>
    <w:div w:id="1559514574">
      <w:bodyDiv w:val="1"/>
      <w:marLeft w:val="0"/>
      <w:marRight w:val="0"/>
      <w:marTop w:val="0"/>
      <w:marBottom w:val="0"/>
      <w:divBdr>
        <w:top w:val="none" w:sz="0" w:space="0" w:color="auto"/>
        <w:left w:val="none" w:sz="0" w:space="0" w:color="auto"/>
        <w:bottom w:val="none" w:sz="0" w:space="0" w:color="auto"/>
        <w:right w:val="none" w:sz="0" w:space="0" w:color="auto"/>
      </w:divBdr>
    </w:div>
    <w:div w:id="1593511678">
      <w:bodyDiv w:val="1"/>
      <w:marLeft w:val="0"/>
      <w:marRight w:val="0"/>
      <w:marTop w:val="0"/>
      <w:marBottom w:val="0"/>
      <w:divBdr>
        <w:top w:val="none" w:sz="0" w:space="0" w:color="auto"/>
        <w:left w:val="none" w:sz="0" w:space="0" w:color="auto"/>
        <w:bottom w:val="none" w:sz="0" w:space="0" w:color="auto"/>
        <w:right w:val="none" w:sz="0" w:space="0" w:color="auto"/>
      </w:divBdr>
    </w:div>
    <w:div w:id="1602108350">
      <w:bodyDiv w:val="1"/>
      <w:marLeft w:val="0"/>
      <w:marRight w:val="0"/>
      <w:marTop w:val="0"/>
      <w:marBottom w:val="0"/>
      <w:divBdr>
        <w:top w:val="none" w:sz="0" w:space="0" w:color="auto"/>
        <w:left w:val="none" w:sz="0" w:space="0" w:color="auto"/>
        <w:bottom w:val="none" w:sz="0" w:space="0" w:color="auto"/>
        <w:right w:val="none" w:sz="0" w:space="0" w:color="auto"/>
      </w:divBdr>
    </w:div>
    <w:div w:id="2024159273">
      <w:bodyDiv w:val="1"/>
      <w:marLeft w:val="0"/>
      <w:marRight w:val="0"/>
      <w:marTop w:val="0"/>
      <w:marBottom w:val="0"/>
      <w:divBdr>
        <w:top w:val="none" w:sz="0" w:space="0" w:color="auto"/>
        <w:left w:val="none" w:sz="0" w:space="0" w:color="auto"/>
        <w:bottom w:val="none" w:sz="0" w:space="0" w:color="auto"/>
        <w:right w:val="none" w:sz="0" w:space="0" w:color="auto"/>
      </w:divBdr>
    </w:div>
    <w:div w:id="212129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imate.gov/media/16724"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dmelonejr/capston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5654</Words>
  <Characters>38624</Characters>
  <Application>Microsoft Office Word</Application>
  <DocSecurity>0</DocSecurity>
  <Lines>613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2026-05-10T17:05:00Z</dcterms:created>
  <dcterms:modified xsi:type="dcterms:W3CDTF">2026-05-10T17:07:00Z</dcterms:modified>
</cp:coreProperties>
</file>